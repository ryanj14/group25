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7C7" w:rsidRPr="008A465E" w:rsidRDefault="00A77BA2" w:rsidP="00A77BA2">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25</w:t>
        </w:r>
      </w:ins>
      <w:r w:rsidRPr="008A465E">
        <w:rPr>
          <w:sz w:val="36"/>
          <w:szCs w:val="36"/>
          <w:rPrChange w:id="3" w:author="Ryan" w:date="2017-02-01T19:00:00Z">
            <w:rPr/>
          </w:rPrChange>
        </w:rPr>
        <w:t xml:space="preserve"> Project</w:t>
      </w:r>
    </w:p>
    <w:p w:rsidR="00A77BA2" w:rsidRDefault="00A77BA2" w:rsidP="00A77BA2">
      <w:pPr>
        <w:jc w:val="center"/>
        <w:rPr>
          <w:ins w:id="4" w:author="Ryan" w:date="2017-02-01T19:09:00Z"/>
          <w:sz w:val="28"/>
          <w:szCs w:val="28"/>
        </w:rPr>
      </w:pPr>
      <w:r w:rsidRPr="008A465E">
        <w:rPr>
          <w:sz w:val="28"/>
          <w:szCs w:val="28"/>
          <w:rPrChange w:id="5" w:author="Ryan" w:date="2017-02-01T19:00:00Z">
            <w:rPr/>
          </w:rPrChange>
        </w:rPr>
        <w:t>Video Game News</w:t>
      </w:r>
      <w:ins w:id="6" w:author="Ryan" w:date="2017-02-01T19:02:00Z">
        <w:r w:rsidR="008A465E">
          <w:rPr>
            <w:sz w:val="28"/>
            <w:szCs w:val="28"/>
          </w:rPr>
          <w:t xml:space="preserve"> Site</w:t>
        </w:r>
      </w:ins>
    </w:p>
    <w:customXmlInsRangeStart w:id="7"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7"/>
        <w:p w:rsidR="00E52C8B" w:rsidRPr="009C5ABE" w:rsidRDefault="007B1076">
          <w:pPr>
            <w:pStyle w:val="TOCHeading"/>
            <w:rPr>
              <w:ins w:id="8" w:author="Ryan" w:date="2017-02-01T19:10:00Z"/>
            </w:rPr>
          </w:pPr>
          <w:ins w:id="9" w:author="Ryan" w:date="2017-02-01T19:10:00Z">
            <w:r>
              <w:t>Table of Contents</w:t>
            </w:r>
          </w:ins>
        </w:p>
        <w:p w:rsidR="00E52C8B" w:rsidRDefault="00764D28">
          <w:pPr>
            <w:pStyle w:val="TOC1"/>
            <w:rPr>
              <w:ins w:id="10" w:author="Ryan" w:date="2017-02-12T14:21:00Z"/>
              <w:b/>
              <w:bCs/>
            </w:rPr>
          </w:pPr>
          <w:ins w:id="11" w:author="Ryan" w:date="2017-02-02T11:18:00Z">
            <w:r>
              <w:rPr>
                <w:b/>
                <w:bCs/>
              </w:rPr>
              <w:t xml:space="preserve">Milestone </w:t>
            </w:r>
          </w:ins>
          <w:ins w:id="12" w:author="Ryan" w:date="2017-02-12T14:21:00Z">
            <w:r w:rsidR="00D63530">
              <w:rPr>
                <w:b/>
                <w:bCs/>
              </w:rPr>
              <w:t>4</w:t>
            </w:r>
          </w:ins>
          <w:ins w:id="13" w:author="Ryan" w:date="2017-02-01T19:10:00Z">
            <w:r w:rsidR="007B1076">
              <w:ptab w:relativeTo="margin" w:alignment="right" w:leader="dot"/>
            </w:r>
            <w:r w:rsidR="007B1076">
              <w:rPr>
                <w:b/>
                <w:bCs/>
              </w:rPr>
              <w:t>1</w:t>
            </w:r>
          </w:ins>
        </w:p>
        <w:p w:rsidR="00E52C8B" w:rsidRPr="00AD6FA1" w:rsidRDefault="00E52C8B" w:rsidP="00E52C8B">
          <w:pPr>
            <w:pStyle w:val="TOC1"/>
            <w:rPr>
              <w:ins w:id="14" w:author="Ryan" w:date="2017-02-12T14:21:00Z"/>
              <w:b/>
              <w:bCs/>
            </w:rPr>
          </w:pPr>
          <w:ins w:id="15" w:author="Ryan" w:date="2017-02-12T14:21:00Z">
            <w:r>
              <w:rPr>
                <w:b/>
                <w:bCs/>
              </w:rPr>
              <w:t>Appendix A (Milestone 1)</w:t>
            </w:r>
            <w:r>
              <w:ptab w:relativeTo="margin" w:alignment="right" w:leader="dot"/>
            </w:r>
            <w:r w:rsidR="000D14D2">
              <w:rPr>
                <w:b/>
                <w:bCs/>
              </w:rPr>
              <w:t>2-3</w:t>
            </w:r>
          </w:ins>
        </w:p>
        <w:p w:rsidR="00D63530" w:rsidRDefault="007B1076">
          <w:pPr>
            <w:pStyle w:val="TOC1"/>
            <w:rPr>
              <w:ins w:id="16" w:author="Ryan" w:date="2017-03-20T21:39:00Z"/>
              <w:b/>
              <w:bCs/>
            </w:rPr>
            <w:pPrChange w:id="17" w:author="Ryan" w:date="2017-02-01T19:13:00Z">
              <w:pPr>
                <w:pStyle w:val="TOC3"/>
                <w:ind w:left="446"/>
              </w:pPr>
            </w:pPrChange>
          </w:pPr>
          <w:ins w:id="18" w:author="Ryan" w:date="2017-02-01T19:12:00Z">
            <w:r>
              <w:rPr>
                <w:b/>
                <w:bCs/>
              </w:rPr>
              <w:t>Appendix B</w:t>
            </w:r>
          </w:ins>
          <w:ins w:id="19" w:author="Ryan" w:date="2017-02-02T11:18:00Z">
            <w:r w:rsidR="00764D28">
              <w:rPr>
                <w:b/>
                <w:bCs/>
              </w:rPr>
              <w:t xml:space="preserve"> (Milestone 2)</w:t>
            </w:r>
          </w:ins>
          <w:ins w:id="20" w:author="Ryan" w:date="2017-02-01T19:10:00Z">
            <w:r>
              <w:ptab w:relativeTo="margin" w:alignment="right" w:leader="dot"/>
            </w:r>
            <w:r w:rsidR="000D14D2">
              <w:rPr>
                <w:b/>
                <w:bCs/>
              </w:rPr>
              <w:t>4</w:t>
            </w:r>
          </w:ins>
          <w:ins w:id="21" w:author="Ryan" w:date="2017-03-20T21:47:00Z">
            <w:r w:rsidR="00A625FF">
              <w:rPr>
                <w:b/>
                <w:bCs/>
              </w:rPr>
              <w:t>-17</w:t>
            </w:r>
          </w:ins>
        </w:p>
        <w:p w:rsidR="007B1076" w:rsidRPr="00D63530" w:rsidRDefault="00D63530" w:rsidP="00D63530">
          <w:pPr>
            <w:pStyle w:val="TOC1"/>
            <w:rPr>
              <w:ins w:id="22" w:author="Ryan" w:date="2017-02-01T19:10:00Z"/>
              <w:rPrChange w:id="23" w:author="Ryan" w:date="2017-03-20T21:39:00Z">
                <w:rPr>
                  <w:ins w:id="24" w:author="Ryan" w:date="2017-02-01T19:10:00Z"/>
                </w:rPr>
              </w:rPrChange>
            </w:rPr>
            <w:pPrChange w:id="25" w:author="Ryan" w:date="2017-03-20T21:39:00Z">
              <w:pPr>
                <w:pStyle w:val="TOC3"/>
                <w:ind w:left="446"/>
              </w:pPr>
            </w:pPrChange>
          </w:pPr>
          <w:ins w:id="26" w:author="Ryan" w:date="2017-03-20T21:39:00Z">
            <w:r>
              <w:rPr>
                <w:b/>
                <w:bCs/>
              </w:rPr>
              <w:t>Appendix C (Milestone 3</w:t>
            </w:r>
            <w:r>
              <w:rPr>
                <w:b/>
                <w:bCs/>
              </w:rPr>
              <w:t>)</w:t>
            </w:r>
            <w:r>
              <w:ptab w:relativeTo="margin" w:alignment="right" w:leader="dot"/>
            </w:r>
            <w:r w:rsidR="00A625FF">
              <w:rPr>
                <w:b/>
                <w:bCs/>
              </w:rPr>
              <w:t>18-21</w:t>
            </w:r>
          </w:ins>
        </w:p>
        <w:customXmlInsRangeStart w:id="27" w:author="Ryan" w:date="2017-02-01T19:10:00Z"/>
      </w:sdtContent>
    </w:sdt>
    <w:customXmlInsRangeEnd w:id="27"/>
    <w:p w:rsidR="007B1076" w:rsidRDefault="007B1076" w:rsidP="00A77BA2">
      <w:pPr>
        <w:jc w:val="center"/>
        <w:rPr>
          <w:ins w:id="28" w:author="Ryan" w:date="2017-02-12T13:39:00Z"/>
          <w:sz w:val="28"/>
          <w:szCs w:val="28"/>
        </w:rPr>
      </w:pPr>
    </w:p>
    <w:p w:rsidR="00A22E7C" w:rsidRDefault="000D14D2" w:rsidP="00A77BA2">
      <w:pPr>
        <w:jc w:val="center"/>
        <w:rPr>
          <w:ins w:id="29" w:author="Ryan" w:date="2017-03-20T21:02:00Z"/>
          <w:b/>
          <w:sz w:val="32"/>
          <w:szCs w:val="32"/>
          <w:u w:val="single"/>
        </w:rPr>
      </w:pPr>
      <w:ins w:id="30" w:author="Ryan" w:date="2017-03-20T21:03:00Z">
        <w:r>
          <w:rPr>
            <w:b/>
            <w:sz w:val="32"/>
            <w:szCs w:val="32"/>
            <w:u w:val="single"/>
          </w:rPr>
          <w:t>Project Milestone #4</w:t>
        </w:r>
        <w:r w:rsidR="00A22E7C">
          <w:rPr>
            <w:b/>
            <w:sz w:val="32"/>
            <w:szCs w:val="32"/>
            <w:u w:val="single"/>
          </w:rPr>
          <w:t xml:space="preserve">: </w:t>
        </w:r>
      </w:ins>
      <w:ins w:id="31" w:author="Ryan" w:date="2017-03-20T21:02:00Z">
        <w:r w:rsidR="00A22E7C">
          <w:rPr>
            <w:b/>
            <w:sz w:val="32"/>
            <w:szCs w:val="32"/>
            <w:u w:val="single"/>
          </w:rPr>
          <w:t>Deploying Javascript-enabled site</w:t>
        </w:r>
      </w:ins>
    </w:p>
    <w:p w:rsidR="00BE5F68" w:rsidRPr="00BE5F68" w:rsidRDefault="00BE5F68" w:rsidP="00A22E7C">
      <w:pPr>
        <w:rPr>
          <w:ins w:id="32" w:author="Ryan" w:date="2017-03-20T21:24:00Z"/>
          <w:b/>
          <w:u w:val="single"/>
          <w:rPrChange w:id="33" w:author="Ryan" w:date="2017-03-20T21:24:00Z">
            <w:rPr>
              <w:ins w:id="34" w:author="Ryan" w:date="2017-03-20T21:24:00Z"/>
            </w:rPr>
          </w:rPrChange>
        </w:rPr>
        <w:pPrChange w:id="35" w:author="Ryan" w:date="2017-03-20T21:05:00Z">
          <w:pPr>
            <w:jc w:val="center"/>
          </w:pPr>
        </w:pPrChange>
      </w:pPr>
      <w:ins w:id="36" w:author="Ryan" w:date="2017-03-20T21:24:00Z">
        <w:r w:rsidRPr="00BE5F68">
          <w:rPr>
            <w:b/>
            <w:u w:val="single"/>
            <w:rPrChange w:id="37" w:author="Ryan" w:date="2017-03-20T21:24:00Z">
              <w:rPr/>
            </w:rPrChange>
          </w:rPr>
          <w:t>Developers Thoughts:</w:t>
        </w:r>
      </w:ins>
    </w:p>
    <w:p w:rsidR="00A22E7C" w:rsidRDefault="00A22E7C" w:rsidP="00A22E7C">
      <w:pPr>
        <w:rPr>
          <w:ins w:id="38" w:author="Ryan" w:date="2017-03-20T21:11:00Z"/>
        </w:rPr>
        <w:pPrChange w:id="39" w:author="Ryan" w:date="2017-03-20T21:05:00Z">
          <w:pPr>
            <w:jc w:val="center"/>
          </w:pPr>
        </w:pPrChange>
      </w:pPr>
      <w:ins w:id="40" w:author="Ryan" w:date="2017-03-20T21:06:00Z">
        <w:r>
          <w:t>This milestone</w:t>
        </w:r>
      </w:ins>
      <w:ins w:id="41" w:author="Ryan" w:date="2017-03-20T21:09:00Z">
        <w:r>
          <w:t>,</w:t>
        </w:r>
      </w:ins>
      <w:ins w:id="42" w:author="Ryan" w:date="2017-03-20T21:06:00Z">
        <w:r>
          <w:t xml:space="preserve"> we as a group decided to scrap the whole comment aspect from our website entirely and became a regular video game news site. The reason for this is that with so many projects as of now I don</w:t>
        </w:r>
      </w:ins>
      <w:ins w:id="43" w:author="Ryan" w:date="2017-03-20T21:07:00Z">
        <w:r>
          <w:t>’t think how we can implement this functionality onto our site in such a short amount of time.</w:t>
        </w:r>
      </w:ins>
      <w:ins w:id="44" w:author="Ryan" w:date="2017-03-20T21:09:00Z">
        <w:r>
          <w:t xml:space="preserve"> </w:t>
        </w:r>
      </w:ins>
    </w:p>
    <w:p w:rsidR="008C6D3C" w:rsidRDefault="008C6D3C" w:rsidP="00A22E7C">
      <w:pPr>
        <w:rPr>
          <w:ins w:id="45" w:author="Ryan" w:date="2017-03-20T21:18:00Z"/>
        </w:rPr>
        <w:pPrChange w:id="46" w:author="Ryan" w:date="2017-03-20T21:05:00Z">
          <w:pPr>
            <w:jc w:val="center"/>
          </w:pPr>
        </w:pPrChange>
      </w:pPr>
      <w:ins w:id="47" w:author="Ryan" w:date="2017-03-20T21:11:00Z">
        <w:r>
          <w:t xml:space="preserve">This milestone we also wanted to make our site a little </w:t>
        </w:r>
      </w:ins>
      <w:ins w:id="48" w:author="Ryan" w:date="2017-03-20T21:12:00Z">
        <w:r>
          <w:t>cleaner. We’ve removed the logo and moved both the sign-in and sign-up into the nav bar. After much consideration, we</w:t>
        </w:r>
      </w:ins>
      <w:ins w:id="49" w:author="Ryan" w:date="2017-03-20T21:13:00Z">
        <w:r>
          <w:t>’ve decided to go with a movable nav bar after seeing the changes</w:t>
        </w:r>
      </w:ins>
      <w:ins w:id="50" w:author="Ryan" w:date="2017-03-20T21:21:00Z">
        <w:r w:rsidR="00BE5F68">
          <w:t xml:space="preserve"> done</w:t>
        </w:r>
      </w:ins>
      <w:ins w:id="51" w:author="Ryan" w:date="2017-03-20T21:13:00Z">
        <w:r>
          <w:t>.</w:t>
        </w:r>
      </w:ins>
      <w:ins w:id="52" w:author="Ryan" w:date="2017-03-20T21:22:00Z">
        <w:r w:rsidR="00BE5F68">
          <w:t xml:space="preserve"> </w:t>
        </w:r>
      </w:ins>
      <w:ins w:id="53" w:author="Ryan" w:date="2017-03-20T21:36:00Z">
        <w:r w:rsidR="00D63530">
          <w:t>The nav bar may not be finished in time for the deadline as the main focus right now is the Javascript validation and sign-up page to go along with it.</w:t>
        </w:r>
      </w:ins>
    </w:p>
    <w:p w:rsidR="008C6D3C" w:rsidRDefault="008C6D3C" w:rsidP="00A22E7C">
      <w:pPr>
        <w:rPr>
          <w:ins w:id="54" w:author="Ryan" w:date="2017-03-20T22:36:00Z"/>
        </w:rPr>
        <w:pPrChange w:id="55" w:author="Ryan" w:date="2017-03-20T21:05:00Z">
          <w:pPr>
            <w:jc w:val="center"/>
          </w:pPr>
        </w:pPrChange>
      </w:pPr>
      <w:ins w:id="56" w:author="Ryan" w:date="2017-03-20T21:18:00Z">
        <w:r>
          <w:t>Another change we</w:t>
        </w:r>
      </w:ins>
      <w:ins w:id="57" w:author="Ryan" w:date="2017-03-20T21:19:00Z">
        <w:r>
          <w:t xml:space="preserve">’re making is adding another page dedicated to signing up onto our site; </w:t>
        </w:r>
      </w:ins>
      <w:ins w:id="58" w:author="Ryan" w:date="2017-03-20T21:20:00Z">
        <w:r>
          <w:t>So,</w:t>
        </w:r>
      </w:ins>
      <w:ins w:id="59" w:author="Ryan" w:date="2017-03-20T21:19:00Z">
        <w:r>
          <w:t xml:space="preserve"> the sign-up button will no longer pop-up prompting the user to sign-in and will instead redirect the user to another </w:t>
        </w:r>
      </w:ins>
      <w:ins w:id="60" w:author="Ryan" w:date="2017-03-20T21:20:00Z">
        <w:r>
          <w:t>page.</w:t>
        </w:r>
      </w:ins>
    </w:p>
    <w:p w:rsidR="00E07D84" w:rsidRDefault="00E07D84" w:rsidP="00A22E7C">
      <w:pPr>
        <w:rPr>
          <w:ins w:id="61" w:author="Ryan" w:date="2017-03-20T21:30:00Z"/>
        </w:rPr>
        <w:pPrChange w:id="62" w:author="Ryan" w:date="2017-03-20T21:05:00Z">
          <w:pPr>
            <w:jc w:val="center"/>
          </w:pPr>
        </w:pPrChange>
      </w:pPr>
      <w:ins w:id="63" w:author="Ryan" w:date="2017-03-20T22:36:00Z">
        <w:r>
          <w:t xml:space="preserve">Right </w:t>
        </w:r>
      </w:ins>
      <w:ins w:id="64" w:author="Ryan" w:date="2017-03-20T22:37:00Z">
        <w:r>
          <w:t>now,</w:t>
        </w:r>
      </w:ins>
      <w:ins w:id="65" w:author="Ryan" w:date="2017-03-20T22:36:00Z">
        <w:r>
          <w:t xml:space="preserve"> we are playing with an idea to have a background to our website. At the time of writing this, we</w:t>
        </w:r>
      </w:ins>
      <w:ins w:id="66" w:author="Ryan" w:date="2017-03-20T22:37:00Z">
        <w:r>
          <w:t xml:space="preserve">’ll only have the one page so far. The verdict is still out if we want to apply a background to our site. This does step away from our original idea of having a simple layout where the article and the comments </w:t>
        </w:r>
      </w:ins>
      <w:ins w:id="67" w:author="Ryan" w:date="2017-03-20T22:39:00Z">
        <w:r>
          <w:t>supposed to</w:t>
        </w:r>
      </w:ins>
      <w:ins w:id="68" w:author="Ryan" w:date="2017-03-20T22:37:00Z">
        <w:r>
          <w:t xml:space="preserve"> be the </w:t>
        </w:r>
      </w:ins>
      <w:ins w:id="69" w:author="Ryan" w:date="2017-03-20T22:39:00Z">
        <w:r>
          <w:t>highlight; But, we want</w:t>
        </w:r>
        <w:r w:rsidR="00A14252">
          <w:t xml:space="preserve"> to replace that to make it more lively than just a black and white theme.</w:t>
        </w:r>
      </w:ins>
    </w:p>
    <w:p w:rsidR="00D332D2" w:rsidRDefault="00D332D2" w:rsidP="00A22E7C">
      <w:pPr>
        <w:rPr>
          <w:ins w:id="70" w:author="Ryan" w:date="2017-03-20T21:30:00Z"/>
          <w:b/>
          <w:u w:val="single"/>
        </w:rPr>
        <w:pPrChange w:id="71" w:author="Ryan" w:date="2017-03-20T21:05:00Z">
          <w:pPr>
            <w:jc w:val="center"/>
          </w:pPr>
        </w:pPrChange>
      </w:pPr>
      <w:ins w:id="72" w:author="Ryan" w:date="2017-03-20T21:30:00Z">
        <w:r w:rsidRPr="00D332D2">
          <w:rPr>
            <w:b/>
            <w:u w:val="single"/>
            <w:rPrChange w:id="73" w:author="Ryan" w:date="2017-03-20T21:30:00Z">
              <w:rPr/>
            </w:rPrChange>
          </w:rPr>
          <w:t>3. Test Form</w:t>
        </w:r>
      </w:ins>
    </w:p>
    <w:p w:rsidR="00D332D2" w:rsidRPr="00D332D2" w:rsidRDefault="00D332D2" w:rsidP="00A22E7C">
      <w:pPr>
        <w:rPr>
          <w:ins w:id="74" w:author="Ryan" w:date="2017-03-20T21:25:00Z"/>
          <w:b/>
          <w:u w:val="single"/>
          <w:rPrChange w:id="75" w:author="Ryan" w:date="2017-03-20T21:30:00Z">
            <w:rPr>
              <w:ins w:id="76" w:author="Ryan" w:date="2017-03-20T21:25:00Z"/>
            </w:rPr>
          </w:rPrChange>
        </w:rPr>
        <w:pPrChange w:id="77" w:author="Ryan" w:date="2017-03-20T21:05:00Z">
          <w:pPr>
            <w:jc w:val="center"/>
          </w:pPr>
        </w:pPrChange>
      </w:pPr>
    </w:p>
    <w:p w:rsidR="00D332D2" w:rsidRPr="00D332D2" w:rsidRDefault="00D332D2" w:rsidP="00A22E7C">
      <w:pPr>
        <w:rPr>
          <w:ins w:id="78" w:author="Ryan" w:date="2017-03-20T21:14:00Z"/>
          <w:b/>
          <w:u w:val="single"/>
          <w:rPrChange w:id="79" w:author="Ryan" w:date="2017-03-20T21:25:00Z">
            <w:rPr>
              <w:ins w:id="80" w:author="Ryan" w:date="2017-03-20T21:14:00Z"/>
            </w:rPr>
          </w:rPrChange>
        </w:rPr>
        <w:pPrChange w:id="81" w:author="Ryan" w:date="2017-03-20T21:05:00Z">
          <w:pPr>
            <w:jc w:val="center"/>
          </w:pPr>
        </w:pPrChange>
      </w:pPr>
      <w:ins w:id="82" w:author="Ryan" w:date="2017-03-20T21:25:00Z">
        <w:r w:rsidRPr="00D332D2">
          <w:rPr>
            <w:b/>
            <w:u w:val="single"/>
            <w:rPrChange w:id="83" w:author="Ryan" w:date="2017-03-20T21:25:00Z">
              <w:rPr/>
            </w:rPrChange>
          </w:rPr>
          <w:t>4. Javascript or jquery third party widget</w:t>
        </w:r>
      </w:ins>
    </w:p>
    <w:p w:rsidR="008C6D3C" w:rsidRDefault="008C6D3C" w:rsidP="00A22E7C">
      <w:pPr>
        <w:rPr>
          <w:ins w:id="84" w:author="Ryan" w:date="2017-03-20T21:38:00Z"/>
        </w:rPr>
        <w:pPrChange w:id="85" w:author="Ryan" w:date="2017-03-20T21:05:00Z">
          <w:pPr>
            <w:jc w:val="center"/>
          </w:pPr>
        </w:pPrChange>
      </w:pPr>
      <w:ins w:id="86" w:author="Ryan" w:date="2017-03-20T21:14:00Z">
        <w:r>
          <w:t>For our</w:t>
        </w:r>
      </w:ins>
      <w:ins w:id="87" w:author="Ryan" w:date="2017-03-20T21:24:00Z">
        <w:r w:rsidR="00BE5F68">
          <w:t xml:space="preserve"> third party</w:t>
        </w:r>
      </w:ins>
      <w:ins w:id="88" w:author="Ryan" w:date="2017-03-20T21:14:00Z">
        <w:r>
          <w:t xml:space="preserve"> Javascript </w:t>
        </w:r>
      </w:ins>
      <w:ins w:id="89" w:author="Ryan" w:date="2017-03-20T21:25:00Z">
        <w:r w:rsidR="00BE5F68">
          <w:t xml:space="preserve">widget </w:t>
        </w:r>
      </w:ins>
      <w:ins w:id="90" w:author="Ryan" w:date="2017-03-20T21:14:00Z">
        <w:r>
          <w:t>we</w:t>
        </w:r>
      </w:ins>
      <w:ins w:id="91" w:author="Ryan" w:date="2017-03-20T21:25:00Z">
        <w:r w:rsidR="00BE5F68">
          <w:t>’ve</w:t>
        </w:r>
      </w:ins>
      <w:ins w:id="92" w:author="Ryan" w:date="2017-03-20T21:14:00Z">
        <w:r>
          <w:t xml:space="preserve"> decided to go with a scroll-up functionality onto our website because one the index.html page the user will scroll down seeing </w:t>
        </w:r>
      </w:ins>
      <w:ins w:id="93" w:author="Ryan" w:date="2017-03-20T21:15:00Z">
        <w:r>
          <w:t xml:space="preserve">a lot of our articles. For </w:t>
        </w:r>
      </w:ins>
      <w:ins w:id="94" w:author="Ryan" w:date="2017-03-20T21:16:00Z">
        <w:r>
          <w:t xml:space="preserve">convenience </w:t>
        </w:r>
      </w:ins>
      <w:ins w:id="95" w:author="Ryan" w:date="2017-03-20T21:20:00Z">
        <w:r>
          <w:t>sake,</w:t>
        </w:r>
      </w:ins>
      <w:ins w:id="96" w:author="Ryan" w:date="2017-03-20T21:16:00Z">
        <w:r>
          <w:t xml:space="preserve"> we</w:t>
        </w:r>
      </w:ins>
      <w:ins w:id="97" w:author="Ryan" w:date="2017-03-20T21:20:00Z">
        <w:r>
          <w:t>’ve</w:t>
        </w:r>
      </w:ins>
      <w:ins w:id="98" w:author="Ryan" w:date="2017-03-20T21:16:00Z">
        <w:r>
          <w:t xml:space="preserve"> made it a little easier for our user to press a button</w:t>
        </w:r>
      </w:ins>
      <w:ins w:id="99" w:author="Ryan" w:date="2017-03-20T21:17:00Z">
        <w:r>
          <w:t xml:space="preserve"> and it will auto-scroll back to the top of the page.</w:t>
        </w:r>
      </w:ins>
      <w:ins w:id="100" w:author="Ryan" w:date="2017-03-20T21:15:00Z">
        <w:r>
          <w:t xml:space="preserve"> </w:t>
        </w:r>
      </w:ins>
    </w:p>
    <w:p w:rsidR="00D63530" w:rsidRPr="00A22E7C" w:rsidRDefault="00D63530" w:rsidP="00A22E7C">
      <w:pPr>
        <w:rPr>
          <w:ins w:id="101" w:author="Ryan" w:date="2017-03-20T21:02:00Z"/>
          <w:rPrChange w:id="102" w:author="Ryan" w:date="2017-03-20T21:06:00Z">
            <w:rPr>
              <w:ins w:id="103" w:author="Ryan" w:date="2017-03-20T21:02:00Z"/>
              <w:b/>
              <w:sz w:val="32"/>
              <w:szCs w:val="32"/>
              <w:u w:val="single"/>
            </w:rPr>
          </w:rPrChange>
        </w:rPr>
        <w:pPrChange w:id="104" w:author="Ryan" w:date="2017-03-20T21:05:00Z">
          <w:pPr>
            <w:jc w:val="center"/>
          </w:pPr>
        </w:pPrChange>
      </w:pPr>
      <w:ins w:id="105" w:author="Ryan" w:date="2017-03-20T21:38:00Z">
        <w:r>
          <w:lastRenderedPageBreak/>
          <w:t>For now</w:t>
        </w:r>
      </w:ins>
      <w:ins w:id="106" w:author="Ryan" w:date="2017-03-20T21:39:00Z">
        <w:r>
          <w:t>,</w:t>
        </w:r>
      </w:ins>
      <w:ins w:id="107" w:author="Ryan" w:date="2017-03-20T21:38:00Z">
        <w:r>
          <w:t xml:space="preserve"> we are just going with one widget and may or may not add more in the future. Once again, the main</w:t>
        </w:r>
      </w:ins>
      <w:ins w:id="108" w:author="Ryan" w:date="2017-03-20T21:39:00Z">
        <w:r>
          <w:t xml:space="preserve"> focus is getting the form validation up and running first.</w:t>
        </w:r>
      </w:ins>
    </w:p>
    <w:p w:rsidR="00C65D8D" w:rsidRPr="00C65D8D" w:rsidDel="00D63530" w:rsidRDefault="00C65D8D" w:rsidP="00A77BA2">
      <w:pPr>
        <w:jc w:val="center"/>
        <w:rPr>
          <w:del w:id="109" w:author="Ryan" w:date="2017-03-20T21:40:00Z"/>
          <w:b/>
          <w:sz w:val="32"/>
          <w:szCs w:val="32"/>
          <w:u w:val="single"/>
          <w:rPrChange w:id="110" w:author="Ryan" w:date="2017-02-12T13:45:00Z">
            <w:rPr>
              <w:del w:id="111"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12" w:author="Ryan" w:date="2017-02-01T19:08:00Z"/>
        </w:trPr>
        <w:tc>
          <w:tcPr>
            <w:tcW w:w="1980" w:type="dxa"/>
          </w:tcPr>
          <w:p w:rsidR="00A77BA2" w:rsidDel="007B1076" w:rsidRDefault="00A77BA2" w:rsidP="00A77BA2">
            <w:pPr>
              <w:jc w:val="center"/>
              <w:rPr>
                <w:del w:id="113" w:author="Ryan" w:date="2017-02-01T19:08:00Z"/>
              </w:rPr>
            </w:pPr>
            <w:del w:id="114" w:author="Ryan" w:date="2017-02-01T19:08:00Z">
              <w:r w:rsidDel="007B1076">
                <w:delText>Milestone 1</w:delText>
              </w:r>
            </w:del>
          </w:p>
        </w:tc>
        <w:tc>
          <w:tcPr>
            <w:tcW w:w="4675" w:type="dxa"/>
          </w:tcPr>
          <w:p w:rsidR="00A77BA2" w:rsidDel="007B1076" w:rsidRDefault="00A77BA2" w:rsidP="00A77BA2">
            <w:pPr>
              <w:jc w:val="center"/>
              <w:rPr>
                <w:del w:id="115" w:author="Ryan" w:date="2017-02-01T19:08:00Z"/>
              </w:rPr>
            </w:pPr>
          </w:p>
        </w:tc>
      </w:tr>
      <w:tr w:rsidR="00A77BA2" w:rsidDel="007B1076" w:rsidTr="00A77BA2">
        <w:trPr>
          <w:del w:id="116" w:author="Ryan" w:date="2017-02-01T19:08:00Z"/>
        </w:trPr>
        <w:tc>
          <w:tcPr>
            <w:tcW w:w="1980" w:type="dxa"/>
          </w:tcPr>
          <w:p w:rsidR="00A77BA2" w:rsidDel="007B1076" w:rsidRDefault="00A77BA2" w:rsidP="00A77BA2">
            <w:pPr>
              <w:jc w:val="center"/>
              <w:rPr>
                <w:del w:id="117" w:author="Ryan" w:date="2017-02-01T19:08:00Z"/>
              </w:rPr>
            </w:pPr>
            <w:del w:id="118" w:author="Ryan" w:date="2017-02-01T19:08:00Z">
              <w:r w:rsidDel="007B1076">
                <w:delText>Milestone 2</w:delText>
              </w:r>
            </w:del>
          </w:p>
        </w:tc>
        <w:tc>
          <w:tcPr>
            <w:tcW w:w="4675" w:type="dxa"/>
          </w:tcPr>
          <w:p w:rsidR="00A77BA2" w:rsidDel="007B1076" w:rsidRDefault="00A77BA2">
            <w:pPr>
              <w:rPr>
                <w:del w:id="119" w:author="Ryan" w:date="2017-02-01T19:08:00Z"/>
              </w:rPr>
              <w:pPrChange w:id="120" w:author="Ryan" w:date="2017-02-01T18:51:00Z">
                <w:pPr>
                  <w:jc w:val="center"/>
                </w:pPr>
              </w:pPrChange>
            </w:pPr>
            <w:del w:id="121" w:author="Ryan" w:date="2017-02-01T18:51:00Z">
              <w:r w:rsidDel="0054349B">
                <w:delText>Section 2</w:delText>
              </w:r>
            </w:del>
          </w:p>
        </w:tc>
      </w:tr>
      <w:tr w:rsidR="00A77BA2" w:rsidDel="007B1076" w:rsidTr="00A77BA2">
        <w:trPr>
          <w:del w:id="122" w:author="Ryan" w:date="2017-02-01T19:08:00Z"/>
        </w:trPr>
        <w:tc>
          <w:tcPr>
            <w:tcW w:w="1980" w:type="dxa"/>
          </w:tcPr>
          <w:p w:rsidR="00A77BA2" w:rsidDel="007B1076" w:rsidRDefault="00A77BA2" w:rsidP="00A77BA2">
            <w:pPr>
              <w:jc w:val="center"/>
              <w:rPr>
                <w:del w:id="123" w:author="Ryan" w:date="2017-02-01T19:08:00Z"/>
              </w:rPr>
            </w:pPr>
            <w:del w:id="124" w:author="Ryan" w:date="2017-02-01T19:08:00Z">
              <w:r w:rsidDel="007B1076">
                <w:delText>Milestone 3</w:delText>
              </w:r>
            </w:del>
          </w:p>
        </w:tc>
        <w:tc>
          <w:tcPr>
            <w:tcW w:w="4675" w:type="dxa"/>
          </w:tcPr>
          <w:p w:rsidR="00A77BA2" w:rsidDel="007B1076" w:rsidRDefault="00A77BA2" w:rsidP="00A77BA2">
            <w:pPr>
              <w:jc w:val="center"/>
              <w:rPr>
                <w:del w:id="125" w:author="Ryan" w:date="2017-02-01T19:08:00Z"/>
              </w:rPr>
            </w:pPr>
          </w:p>
        </w:tc>
      </w:tr>
      <w:tr w:rsidR="00A77BA2" w:rsidDel="007B1076" w:rsidTr="00A77BA2">
        <w:trPr>
          <w:del w:id="126" w:author="Ryan" w:date="2017-02-01T19:08:00Z"/>
        </w:trPr>
        <w:tc>
          <w:tcPr>
            <w:tcW w:w="1980" w:type="dxa"/>
          </w:tcPr>
          <w:p w:rsidR="00A77BA2" w:rsidDel="007B1076" w:rsidRDefault="00A77BA2" w:rsidP="00A77BA2">
            <w:pPr>
              <w:jc w:val="center"/>
              <w:rPr>
                <w:del w:id="127" w:author="Ryan" w:date="2017-02-01T19:08:00Z"/>
              </w:rPr>
            </w:pPr>
            <w:del w:id="128" w:author="Ryan" w:date="2017-02-01T19:08:00Z">
              <w:r w:rsidDel="007B1076">
                <w:delText>Milestone 4</w:delText>
              </w:r>
            </w:del>
          </w:p>
        </w:tc>
        <w:tc>
          <w:tcPr>
            <w:tcW w:w="4675" w:type="dxa"/>
          </w:tcPr>
          <w:p w:rsidR="00A77BA2" w:rsidDel="007B1076" w:rsidRDefault="00A77BA2" w:rsidP="00A77BA2">
            <w:pPr>
              <w:jc w:val="center"/>
              <w:rPr>
                <w:del w:id="129" w:author="Ryan" w:date="2017-02-01T19:08:00Z"/>
              </w:rPr>
            </w:pPr>
          </w:p>
        </w:tc>
      </w:tr>
      <w:tr w:rsidR="00A77BA2" w:rsidDel="007B1076" w:rsidTr="00A77BA2">
        <w:trPr>
          <w:del w:id="130" w:author="Ryan" w:date="2017-02-01T19:08:00Z"/>
        </w:trPr>
        <w:tc>
          <w:tcPr>
            <w:tcW w:w="1980" w:type="dxa"/>
          </w:tcPr>
          <w:p w:rsidR="00A77BA2" w:rsidDel="007B1076" w:rsidRDefault="00A77BA2" w:rsidP="00A77BA2">
            <w:pPr>
              <w:jc w:val="center"/>
              <w:rPr>
                <w:del w:id="131" w:author="Ryan" w:date="2017-02-01T19:08:00Z"/>
              </w:rPr>
            </w:pPr>
            <w:del w:id="132" w:author="Ryan" w:date="2017-02-01T19:08:00Z">
              <w:r w:rsidDel="007B1076">
                <w:delText xml:space="preserve">Milestone 5                     </w:delText>
              </w:r>
            </w:del>
          </w:p>
        </w:tc>
        <w:tc>
          <w:tcPr>
            <w:tcW w:w="4675" w:type="dxa"/>
          </w:tcPr>
          <w:p w:rsidR="00A77BA2" w:rsidDel="007B1076" w:rsidRDefault="00A77BA2" w:rsidP="00A77BA2">
            <w:pPr>
              <w:jc w:val="center"/>
              <w:rPr>
                <w:del w:id="133" w:author="Ryan" w:date="2017-02-01T19:08:00Z"/>
              </w:rPr>
            </w:pPr>
          </w:p>
        </w:tc>
      </w:tr>
    </w:tbl>
    <w:p w:rsidR="00A77BA2" w:rsidDel="001540F3" w:rsidRDefault="00A77BA2" w:rsidP="00A77BA2">
      <w:pPr>
        <w:jc w:val="center"/>
        <w:rPr>
          <w:del w:id="134" w:author="Ryan" w:date="2017-02-01T19:05:00Z"/>
        </w:rPr>
      </w:pPr>
    </w:p>
    <w:p w:rsidR="00C65D8D" w:rsidRDefault="00C65D8D" w:rsidP="00A77BA2">
      <w:pPr>
        <w:jc w:val="center"/>
        <w:rPr>
          <w:ins w:id="135" w:author="Ryan" w:date="2017-02-12T13:45:00Z"/>
        </w:rPr>
      </w:pPr>
    </w:p>
    <w:p w:rsidR="00A77BA2" w:rsidDel="00E07D84" w:rsidRDefault="00E07D84">
      <w:pPr>
        <w:rPr>
          <w:del w:id="136" w:author="Ryan" w:date="2017-02-01T19:05:00Z"/>
          <w:b/>
          <w:u w:val="single"/>
        </w:rPr>
        <w:pPrChange w:id="137" w:author="Ryan" w:date="2017-02-16T22:50:00Z">
          <w:pPr>
            <w:jc w:val="center"/>
          </w:pPr>
        </w:pPrChange>
      </w:pPr>
      <w:ins w:id="138" w:author="Ryan" w:date="2017-03-20T22:33:00Z">
        <w:r w:rsidRPr="00E07D84">
          <w:rPr>
            <w:b/>
            <w:u w:val="single"/>
            <w:rPrChange w:id="139" w:author="Ryan" w:date="2017-03-20T22:34:00Z">
              <w:rPr/>
            </w:rPrChange>
          </w:rPr>
          <w:t>Known Issues</w:t>
        </w:r>
      </w:ins>
      <w:ins w:id="140" w:author="Ryan" w:date="2017-03-20T22:34:00Z">
        <w:r w:rsidRPr="00E07D84">
          <w:rPr>
            <w:b/>
            <w:u w:val="single"/>
            <w:rPrChange w:id="141" w:author="Ryan" w:date="2017-03-20T22:34:00Z">
              <w:rPr/>
            </w:rPrChange>
          </w:rPr>
          <w:t>:</w:t>
        </w:r>
      </w:ins>
    </w:p>
    <w:p w:rsidR="00E07D84" w:rsidRDefault="00E07D84">
      <w:pPr>
        <w:rPr>
          <w:ins w:id="142" w:author="Ryan" w:date="2017-03-20T22:34:00Z"/>
          <w:b/>
          <w:u w:val="single"/>
        </w:rPr>
        <w:pPrChange w:id="143" w:author="Ryan" w:date="2017-02-16T20:01:00Z">
          <w:pPr>
            <w:jc w:val="center"/>
          </w:pPr>
        </w:pPrChange>
      </w:pPr>
    </w:p>
    <w:p w:rsidR="00E07D84" w:rsidRDefault="00E07D84" w:rsidP="00E07D84">
      <w:pPr>
        <w:pStyle w:val="ListParagraph"/>
        <w:numPr>
          <w:ilvl w:val="0"/>
          <w:numId w:val="2"/>
        </w:numPr>
        <w:rPr>
          <w:ins w:id="144" w:author="Ryan" w:date="2017-03-20T22:35:00Z"/>
        </w:rPr>
        <w:pPrChange w:id="145" w:author="Ryan" w:date="2017-03-20T22:34:00Z">
          <w:pPr>
            <w:jc w:val="center"/>
          </w:pPr>
        </w:pPrChange>
      </w:pPr>
      <w:ins w:id="146" w:author="Ryan" w:date="2017-03-20T22:35:00Z">
        <w:r>
          <w:t>Drop down menu is still not centered</w:t>
        </w:r>
      </w:ins>
      <w:ins w:id="147" w:author="Ryan" w:date="2017-03-20T22:36:00Z">
        <w:r>
          <w:t>.</w:t>
        </w:r>
      </w:ins>
    </w:p>
    <w:p w:rsidR="00E07D84" w:rsidRDefault="00E07D84" w:rsidP="00E07D84">
      <w:pPr>
        <w:pStyle w:val="ListParagraph"/>
        <w:numPr>
          <w:ilvl w:val="0"/>
          <w:numId w:val="2"/>
        </w:numPr>
        <w:rPr>
          <w:ins w:id="148" w:author="Ryan" w:date="2017-03-20T22:35:00Z"/>
        </w:rPr>
        <w:pPrChange w:id="149" w:author="Ryan" w:date="2017-03-20T22:34:00Z">
          <w:pPr>
            <w:jc w:val="center"/>
          </w:pPr>
        </w:pPrChange>
      </w:pPr>
      <w:ins w:id="150" w:author="Ryan" w:date="2017-03-20T22:35:00Z">
        <w:r>
          <w:t>The new nav bar has not been fully implemented</w:t>
        </w:r>
      </w:ins>
      <w:ins w:id="151" w:author="Ryan" w:date="2017-03-20T22:36:00Z">
        <w:r>
          <w:t>.</w:t>
        </w:r>
      </w:ins>
    </w:p>
    <w:p w:rsidR="00E07D84" w:rsidRPr="00E07D84" w:rsidRDefault="00E07D84" w:rsidP="00E07D84">
      <w:pPr>
        <w:pStyle w:val="ListParagraph"/>
        <w:numPr>
          <w:ilvl w:val="0"/>
          <w:numId w:val="2"/>
        </w:numPr>
        <w:rPr>
          <w:ins w:id="152" w:author="Ryan" w:date="2017-03-20T22:34:00Z"/>
          <w:rPrChange w:id="153" w:author="Ryan" w:date="2017-03-20T22:34:00Z">
            <w:rPr>
              <w:ins w:id="154" w:author="Ryan" w:date="2017-03-20T22:34:00Z"/>
            </w:rPr>
          </w:rPrChange>
        </w:rPr>
        <w:pPrChange w:id="155" w:author="Ryan" w:date="2017-03-20T22:34:00Z">
          <w:pPr>
            <w:jc w:val="center"/>
          </w:pPr>
        </w:pPrChange>
      </w:pPr>
      <w:ins w:id="156" w:author="Ryan" w:date="2017-03-20T22:35:00Z">
        <w:r>
          <w:t>New fonts haven’t been applied.</w:t>
        </w:r>
      </w:ins>
    </w:p>
    <w:p w:rsidR="00D71388" w:rsidRPr="00D71388" w:rsidRDefault="00D71388">
      <w:pPr>
        <w:rPr>
          <w:ins w:id="157" w:author="Ryan" w:date="2017-02-16T22:50:00Z"/>
          <w:rPrChange w:id="158" w:author="Ryan" w:date="2017-02-16T22:50:00Z">
            <w:rPr>
              <w:ins w:id="159" w:author="Ryan" w:date="2017-02-16T22:50:00Z"/>
              <w:sz w:val="32"/>
              <w:szCs w:val="32"/>
            </w:rPr>
          </w:rPrChange>
        </w:rPr>
        <w:pPrChange w:id="160" w:author="Ryan" w:date="2017-02-16T22:50:00Z">
          <w:pPr>
            <w:jc w:val="center"/>
          </w:pPr>
        </w:pPrChange>
      </w:pPr>
    </w:p>
    <w:p w:rsidR="00D71388" w:rsidRDefault="00D71388" w:rsidP="0054349B">
      <w:pPr>
        <w:jc w:val="center"/>
        <w:rPr>
          <w:ins w:id="161" w:author="Ryan" w:date="2017-02-16T22:51:00Z"/>
          <w:sz w:val="32"/>
          <w:szCs w:val="32"/>
        </w:rPr>
      </w:pPr>
    </w:p>
    <w:p w:rsidR="00A77BA2" w:rsidRDefault="0054349B" w:rsidP="0054349B">
      <w:pPr>
        <w:jc w:val="center"/>
        <w:rPr>
          <w:ins w:id="162" w:author="Ryan" w:date="2017-02-01T18:49:00Z"/>
          <w:sz w:val="32"/>
          <w:szCs w:val="32"/>
        </w:rPr>
      </w:pPr>
      <w:r>
        <w:rPr>
          <w:sz w:val="32"/>
          <w:szCs w:val="32"/>
        </w:rPr>
        <w:t>Appendix A</w:t>
      </w:r>
    </w:p>
    <w:p w:rsidR="0054349B" w:rsidRPr="0054349B" w:rsidDel="00C65D8D" w:rsidRDefault="0054349B">
      <w:pPr>
        <w:rPr>
          <w:del w:id="163" w:author="Ryan" w:date="2017-02-12T13:45:00Z"/>
          <w:rPrChange w:id="164" w:author="Ryan" w:date="2017-02-01T18:49:00Z">
            <w:rPr>
              <w:del w:id="165" w:author="Ryan" w:date="2017-02-12T13:45:00Z"/>
              <w:sz w:val="32"/>
              <w:szCs w:val="32"/>
            </w:rPr>
          </w:rPrChange>
        </w:rPr>
        <w:pPrChange w:id="166" w:author="Ryan" w:date="2017-02-01T18:49:00Z">
          <w:pPr>
            <w:jc w:val="center"/>
          </w:pPr>
        </w:pPrChange>
      </w:pPr>
    </w:p>
    <w:p w:rsidR="0054349B" w:rsidRDefault="0054349B" w:rsidP="00A77BA2">
      <w:pPr>
        <w:rPr>
          <w:sz w:val="32"/>
          <w:szCs w:val="32"/>
        </w:rPr>
      </w:pPr>
    </w:p>
    <w:p w:rsidR="0054349B" w:rsidRDefault="0054349B" w:rsidP="0054349B">
      <w:pPr>
        <w:jc w:val="center"/>
        <w:rPr>
          <w:ins w:id="167" w:author="Ryan" w:date="2017-02-02T11:20:00Z"/>
          <w:b/>
          <w:sz w:val="32"/>
          <w:szCs w:val="32"/>
          <w:u w:val="single"/>
        </w:rPr>
      </w:pPr>
      <w:r w:rsidRPr="00226CDE">
        <w:rPr>
          <w:b/>
          <w:sz w:val="32"/>
          <w:szCs w:val="32"/>
          <w:u w:val="single"/>
        </w:rPr>
        <w:t>P</w:t>
      </w:r>
      <w:r>
        <w:rPr>
          <w:b/>
          <w:sz w:val="32"/>
          <w:szCs w:val="32"/>
          <w:u w:val="single"/>
        </w:rPr>
        <w:t xml:space="preserve">roject Milestone #1: </w:t>
      </w:r>
      <w:ins w:id="168" w:author="Ryan" w:date="2017-02-02T11:20:00Z">
        <w:r w:rsidR="00764D28">
          <w:rPr>
            <w:b/>
            <w:sz w:val="32"/>
            <w:szCs w:val="32"/>
            <w:u w:val="single"/>
          </w:rPr>
          <w:t>Project Proposal</w:t>
        </w:r>
      </w:ins>
      <w:del w:id="169"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70"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71" w:author="Ryan" w:date="2017-02-12T13:42:00Z">
        <w:r w:rsidRPr="00350DC8" w:rsidDel="00C65D8D">
          <w:rPr>
            <w:sz w:val="24"/>
            <w:szCs w:val="24"/>
          </w:rPr>
          <w:delText>, Sue Lee</w:delText>
        </w:r>
      </w:del>
      <w:r w:rsidRPr="00350DC8">
        <w:rPr>
          <w:sz w:val="24"/>
          <w:szCs w:val="24"/>
        </w:rPr>
        <w:t>, Xing Wei</w:t>
      </w:r>
      <w:del w:id="172"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w:t>
      </w:r>
      <w:del w:id="173"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174"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lastRenderedPageBreak/>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t>
      </w:r>
      <w:del w:id="175"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176"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177"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178" w:author="Ryan" w:date="2017-03-20T22:32:00Z">
        <w:r w:rsidR="00E07D84">
          <w:t xml:space="preserve">’re </w:t>
        </w:r>
      </w:ins>
      <w:del w:id="179" w:author="Ryan" w:date="2017-03-20T22:32:00Z">
        <w:r w:rsidDel="00E07D84">
          <w:delText xml:space="preserve"> might be </w:delText>
        </w:r>
      </w:del>
      <w:r>
        <w:t>going</w:t>
      </w:r>
      <w:ins w:id="180" w:author="Ryan" w:date="2017-03-20T22:32:00Z">
        <w:r w:rsidR="00E07D84">
          <w:t xml:space="preserve"> for the</w:t>
        </w:r>
      </w:ins>
      <w:r>
        <w:t xml:space="preserve"> page oriented </w:t>
      </w:r>
      <w:ins w:id="181" w:author="Ryan" w:date="2017-03-20T22:32:00Z">
        <w:r w:rsidR="00E07D84">
          <w:t>style for each full-written article.</w:t>
        </w:r>
      </w:ins>
      <w:del w:id="182"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83" w:author="Ryan" w:date="2017-02-16T19:49:00Z">
        <w:r w:rsidR="001068EB">
          <w:t xml:space="preserve"> </w:t>
        </w:r>
      </w:ins>
      <w:del w:id="184" w:author="Ryan" w:date="2017-02-16T19:49:00Z">
        <w:r w:rsidDel="001068EB">
          <w:delText xml:space="preserve"> </w:delText>
        </w:r>
      </w:del>
      <w:ins w:id="185" w:author="Ryan" w:date="2017-02-16T19:49:00Z">
        <w:r w:rsidR="001068EB">
          <w:t>and Slacks</w:t>
        </w:r>
      </w:ins>
      <w:del w:id="186" w:author="Ryan" w:date="2017-02-16T19:49:00Z">
        <w:r w:rsidDel="001068EB">
          <w:delText>Slacks, and cellphones</w:delText>
        </w:r>
      </w:del>
      <w:r>
        <w:t xml:space="preserve">. </w:t>
      </w:r>
      <w:del w:id="187" w:author="Ryan" w:date="2017-02-16T19:50:00Z">
        <w:r w:rsidDel="001068EB">
          <w:delText>The project leader</w:delText>
        </w:r>
      </w:del>
      <w:ins w:id="188"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time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189" w:author="Ryan" w:date="2017-02-01T19:13:00Z"/>
          <w:sz w:val="32"/>
          <w:szCs w:val="32"/>
        </w:rPr>
        <w:pPrChange w:id="190" w:author="Ryan" w:date="2017-02-01T19:03:00Z">
          <w:pPr/>
        </w:pPrChange>
      </w:pPr>
    </w:p>
    <w:p w:rsidR="007B1076" w:rsidRDefault="007B1076">
      <w:pPr>
        <w:jc w:val="center"/>
        <w:rPr>
          <w:ins w:id="191" w:author="Ryan" w:date="2017-02-01T19:13:00Z"/>
          <w:sz w:val="32"/>
          <w:szCs w:val="32"/>
        </w:rPr>
        <w:pPrChange w:id="192" w:author="Ryan" w:date="2017-02-01T19:03:00Z">
          <w:pPr/>
        </w:pPrChange>
      </w:pPr>
    </w:p>
    <w:p w:rsidR="000D14D2" w:rsidRDefault="000D14D2">
      <w:pPr>
        <w:jc w:val="center"/>
        <w:rPr>
          <w:ins w:id="193" w:author="Ryan" w:date="2017-03-20T21:46:00Z"/>
          <w:sz w:val="32"/>
          <w:szCs w:val="32"/>
        </w:rPr>
        <w:pPrChange w:id="194" w:author="Ryan" w:date="2017-02-01T19:03:00Z">
          <w:pPr/>
        </w:pPrChange>
      </w:pPr>
    </w:p>
    <w:p w:rsidR="000D14D2" w:rsidRDefault="000D14D2">
      <w:pPr>
        <w:jc w:val="center"/>
        <w:rPr>
          <w:ins w:id="195" w:author="Ryan" w:date="2017-03-20T21:46:00Z"/>
          <w:sz w:val="32"/>
          <w:szCs w:val="32"/>
        </w:rPr>
        <w:pPrChange w:id="196" w:author="Ryan" w:date="2017-02-01T19:03:00Z">
          <w:pPr/>
        </w:pPrChange>
      </w:pPr>
    </w:p>
    <w:p w:rsidR="000D14D2" w:rsidRDefault="000D14D2">
      <w:pPr>
        <w:jc w:val="center"/>
        <w:rPr>
          <w:ins w:id="197" w:author="Ryan" w:date="2017-03-20T21:46:00Z"/>
          <w:sz w:val="32"/>
          <w:szCs w:val="32"/>
        </w:rPr>
        <w:pPrChange w:id="198" w:author="Ryan" w:date="2017-02-01T19:03:00Z">
          <w:pPr/>
        </w:pPrChange>
      </w:pPr>
    </w:p>
    <w:p w:rsidR="000D14D2" w:rsidRDefault="000D14D2">
      <w:pPr>
        <w:jc w:val="center"/>
        <w:rPr>
          <w:ins w:id="199" w:author="Ryan" w:date="2017-03-20T21:46:00Z"/>
          <w:sz w:val="32"/>
          <w:szCs w:val="32"/>
        </w:rPr>
        <w:pPrChange w:id="200" w:author="Ryan" w:date="2017-02-01T19:03:00Z">
          <w:pPr/>
        </w:pPrChange>
      </w:pPr>
    </w:p>
    <w:p w:rsidR="00A77BA2" w:rsidRDefault="008A465E">
      <w:pPr>
        <w:jc w:val="center"/>
        <w:rPr>
          <w:ins w:id="201" w:author="Ryan" w:date="2017-02-02T11:19:00Z"/>
          <w:sz w:val="32"/>
          <w:szCs w:val="32"/>
        </w:rPr>
        <w:pPrChange w:id="202" w:author="Ryan" w:date="2017-02-01T19:03:00Z">
          <w:pPr/>
        </w:pPrChange>
      </w:pPr>
      <w:del w:id="203"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204" w:author="Ryan" w:date="2017-02-01T19:03:00Z">
        <w:r>
          <w:rPr>
            <w:sz w:val="32"/>
            <w:szCs w:val="32"/>
          </w:rPr>
          <w:t>Appendix B</w:t>
        </w:r>
      </w:ins>
    </w:p>
    <w:p w:rsidR="00764D28" w:rsidRPr="00226CDE" w:rsidRDefault="00764D28" w:rsidP="00764D28">
      <w:pPr>
        <w:jc w:val="center"/>
        <w:rPr>
          <w:ins w:id="205" w:author="Ryan" w:date="2017-02-02T11:19:00Z"/>
          <w:b/>
          <w:sz w:val="32"/>
          <w:szCs w:val="32"/>
          <w:u w:val="single"/>
        </w:rPr>
      </w:pPr>
      <w:ins w:id="206"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207" w:author="Ryan" w:date="2017-02-01T19:15:00Z"/>
          <w:sz w:val="32"/>
          <w:szCs w:val="32"/>
        </w:rPr>
        <w:pPrChange w:id="208" w:author="Ryan" w:date="2017-02-01T19:03:00Z">
          <w:pPr/>
        </w:pPrChange>
      </w:pPr>
    </w:p>
    <w:p w:rsidR="00EE15D0" w:rsidRDefault="00EE15D0" w:rsidP="00EE15D0">
      <w:pPr>
        <w:rPr>
          <w:ins w:id="209" w:author="Ryan" w:date="2017-02-16T19:49:00Z"/>
          <w:sz w:val="32"/>
          <w:szCs w:val="32"/>
        </w:rPr>
      </w:pPr>
      <w:ins w:id="210" w:author="Ryan" w:date="2017-02-01T19:22:00Z">
        <w:r w:rsidRPr="00EE15D0">
          <w:rPr>
            <w:sz w:val="32"/>
            <w:szCs w:val="32"/>
            <w:rPrChange w:id="211" w:author="Ryan" w:date="2017-02-01T19:23:00Z">
              <w:rPr/>
            </w:rPrChange>
          </w:rPr>
          <w:t>Site Map:</w:t>
        </w:r>
      </w:ins>
    </w:p>
    <w:p w:rsidR="00EE15D0" w:rsidRDefault="001068EB" w:rsidP="00A14252">
      <w:pPr>
        <w:rPr>
          <w:ins w:id="212" w:author="Ryan" w:date="2017-02-01T19:22:00Z"/>
          <w:sz w:val="32"/>
          <w:szCs w:val="32"/>
        </w:rPr>
        <w:pPrChange w:id="213" w:author="Ryan" w:date="2017-03-20T22:49:00Z">
          <w:pPr>
            <w:jc w:val="center"/>
          </w:pPr>
        </w:pPrChange>
      </w:pPr>
      <w:ins w:id="214" w:author="Ryan" w:date="2017-02-16T19:48:00Z">
        <w:r w:rsidRPr="001068EB">
          <w:rPr>
            <w:b/>
            <w:u w:val="single"/>
            <w:rPrChange w:id="215" w:author="Ryan" w:date="2017-02-16T19:49:00Z">
              <w:rPr/>
            </w:rPrChange>
          </w:rPr>
          <w:t>Milestone 3:</w:t>
        </w:r>
        <w:r>
          <w:t xml:space="preserve"> </w:t>
        </w:r>
      </w:ins>
      <w:ins w:id="216" w:author="Ryan" w:date="2017-02-16T19:44:00Z">
        <w:r>
          <w:t>For milestone 3 we are adding more pages to meet the requirement for that milestone.</w:t>
        </w:r>
      </w:ins>
      <w:ins w:id="217" w:author="Ryan" w:date="2017-02-16T19:45:00Z">
        <w:r>
          <w:t xml:space="preserve"> </w:t>
        </w:r>
      </w:ins>
      <w:ins w:id="218" w:author="Ryan" w:date="2017-02-16T19:47:00Z">
        <w:r>
          <w:t xml:space="preserve">We </w:t>
        </w:r>
      </w:ins>
      <w:ins w:id="219" w:author="Ryan" w:date="2017-02-16T19:46:00Z">
        <w:r>
          <w:t>added a release date page for the table requirement. We noticed that a lot of sites also have a site map page and we’ve decided to include that to our site as well.</w:t>
        </w:r>
      </w:ins>
      <w:ins w:id="220" w:author="Ryan" w:date="2017-02-16T19:48:00Z">
        <w:r>
          <w:t xml:space="preserve"> We’ve made changes to the site map below.</w:t>
        </w:r>
      </w:ins>
      <w:ins w:id="221"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222" w:author="Ryan" w:date="2017-02-01T19:22:00Z"/>
          <w:sz w:val="32"/>
          <w:szCs w:val="32"/>
        </w:rPr>
        <w:pPrChange w:id="223" w:author="Ryan" w:date="2017-02-01T19:22:00Z">
          <w:pPr>
            <w:jc w:val="center"/>
          </w:pPr>
        </w:pPrChange>
      </w:pPr>
    </w:p>
    <w:p w:rsidR="00EE15D0" w:rsidRPr="00EE15D0" w:rsidRDefault="00EE15D0">
      <w:pPr>
        <w:rPr>
          <w:ins w:id="224" w:author="Ryan" w:date="2017-02-01T19:22:00Z"/>
          <w:sz w:val="32"/>
          <w:szCs w:val="32"/>
        </w:rPr>
        <w:pPrChange w:id="225" w:author="Ryan" w:date="2017-02-01T19:22:00Z">
          <w:pPr>
            <w:jc w:val="center"/>
          </w:pPr>
        </w:pPrChange>
      </w:pPr>
    </w:p>
    <w:p w:rsidR="00EE15D0" w:rsidRPr="00EE15D0" w:rsidRDefault="00EE15D0">
      <w:pPr>
        <w:rPr>
          <w:ins w:id="226" w:author="Ryan" w:date="2017-02-01T19:22:00Z"/>
          <w:sz w:val="32"/>
          <w:szCs w:val="32"/>
        </w:rPr>
        <w:pPrChange w:id="227" w:author="Ryan" w:date="2017-02-01T19:22:00Z">
          <w:pPr>
            <w:jc w:val="center"/>
          </w:pPr>
        </w:pPrChange>
      </w:pPr>
    </w:p>
    <w:p w:rsidR="00EE15D0" w:rsidRPr="00EE15D0" w:rsidRDefault="00EE15D0">
      <w:pPr>
        <w:rPr>
          <w:ins w:id="228" w:author="Ryan" w:date="2017-02-01T19:22:00Z"/>
          <w:sz w:val="32"/>
          <w:szCs w:val="32"/>
        </w:rPr>
        <w:pPrChange w:id="229" w:author="Ryan" w:date="2017-02-01T19:22:00Z">
          <w:pPr>
            <w:jc w:val="center"/>
          </w:pPr>
        </w:pPrChange>
      </w:pPr>
    </w:p>
    <w:p w:rsidR="00EE15D0" w:rsidRPr="00EE15D0" w:rsidRDefault="00EE15D0">
      <w:pPr>
        <w:rPr>
          <w:ins w:id="230" w:author="Ryan" w:date="2017-02-01T19:22:00Z"/>
          <w:sz w:val="32"/>
          <w:szCs w:val="32"/>
        </w:rPr>
        <w:pPrChange w:id="231" w:author="Ryan" w:date="2017-02-01T19:22:00Z">
          <w:pPr>
            <w:jc w:val="center"/>
          </w:pPr>
        </w:pPrChange>
      </w:pPr>
    </w:p>
    <w:p w:rsidR="00EE15D0" w:rsidRPr="00EE15D0" w:rsidRDefault="00EE15D0">
      <w:pPr>
        <w:rPr>
          <w:ins w:id="232" w:author="Ryan" w:date="2017-02-01T19:22:00Z"/>
          <w:sz w:val="32"/>
          <w:szCs w:val="32"/>
        </w:rPr>
        <w:pPrChange w:id="233" w:author="Ryan" w:date="2017-02-01T19:22:00Z">
          <w:pPr>
            <w:jc w:val="center"/>
          </w:pPr>
        </w:pPrChange>
      </w:pPr>
    </w:p>
    <w:p w:rsidR="00EE15D0" w:rsidRPr="00EE15D0" w:rsidRDefault="00EE15D0">
      <w:pPr>
        <w:rPr>
          <w:ins w:id="234" w:author="Ryan" w:date="2017-02-01T19:22:00Z"/>
          <w:sz w:val="32"/>
          <w:szCs w:val="32"/>
        </w:rPr>
        <w:pPrChange w:id="235" w:author="Ryan" w:date="2017-02-01T19:22:00Z">
          <w:pPr>
            <w:jc w:val="center"/>
          </w:pPr>
        </w:pPrChange>
      </w:pPr>
    </w:p>
    <w:p w:rsidR="00EE15D0" w:rsidRPr="00EE15D0" w:rsidRDefault="00EE15D0">
      <w:pPr>
        <w:rPr>
          <w:ins w:id="236" w:author="Ryan" w:date="2017-02-01T19:22:00Z"/>
          <w:sz w:val="32"/>
          <w:szCs w:val="32"/>
        </w:rPr>
        <w:pPrChange w:id="237" w:author="Ryan" w:date="2017-02-01T19:22:00Z">
          <w:pPr>
            <w:jc w:val="center"/>
          </w:pPr>
        </w:pPrChange>
      </w:pPr>
    </w:p>
    <w:p w:rsidR="005538DB" w:rsidRDefault="005538DB">
      <w:pPr>
        <w:rPr>
          <w:ins w:id="238" w:author="Ryan" w:date="2017-03-20T21:54:00Z"/>
          <w:sz w:val="32"/>
          <w:szCs w:val="32"/>
        </w:rPr>
        <w:pPrChange w:id="239" w:author="Ryan" w:date="2017-02-01T19:22:00Z">
          <w:pPr>
            <w:jc w:val="center"/>
          </w:pPr>
        </w:pPrChange>
      </w:pPr>
    </w:p>
    <w:p w:rsidR="005538DB" w:rsidRPr="00A14252" w:rsidRDefault="00A625FF">
      <w:pPr>
        <w:rPr>
          <w:ins w:id="240" w:author="Ryan" w:date="2017-03-20T21:55:00Z"/>
          <w:b/>
          <w:u w:val="single"/>
          <w:rPrChange w:id="241" w:author="Ryan" w:date="2017-03-20T22:43:00Z">
            <w:rPr>
              <w:ins w:id="242" w:author="Ryan" w:date="2017-03-20T21:55:00Z"/>
              <w:sz w:val="32"/>
              <w:szCs w:val="32"/>
            </w:rPr>
          </w:rPrChange>
        </w:rPr>
        <w:pPrChange w:id="243" w:author="Ryan" w:date="2017-02-01T19:22:00Z">
          <w:pPr>
            <w:jc w:val="center"/>
          </w:pPr>
        </w:pPrChange>
      </w:pPr>
      <w:ins w:id="244" w:author="Ryan" w:date="2017-03-20T21:55:00Z">
        <w:r w:rsidRPr="00A14252">
          <w:rPr>
            <w:b/>
            <w:u w:val="single"/>
            <w:rPrChange w:id="245" w:author="Ryan" w:date="2017-03-20T22:43:00Z">
              <w:rPr>
                <w:sz w:val="32"/>
                <w:szCs w:val="32"/>
              </w:rPr>
            </w:rPrChange>
          </w:rPr>
          <w:t>Print layout:</w:t>
        </w:r>
      </w:ins>
    </w:p>
    <w:p w:rsidR="00A625FF" w:rsidRDefault="00A625FF">
      <w:pPr>
        <w:rPr>
          <w:ins w:id="246" w:author="Ryan" w:date="2017-03-20T21:54:00Z"/>
          <w:sz w:val="32"/>
          <w:szCs w:val="32"/>
        </w:rPr>
        <w:pPrChange w:id="247" w:author="Ryan" w:date="2017-02-01T19:22:00Z">
          <w:pPr>
            <w:jc w:val="center"/>
          </w:pPr>
        </w:pPrChange>
      </w:pPr>
      <w:ins w:id="248" w:author="Ryan" w:date="2017-03-20T21:55:00Z">
        <w:r>
          <w:rPr>
            <w:noProof/>
            <w:sz w:val="32"/>
            <w:szCs w:val="32"/>
          </w:rPr>
          <w:lastRenderedPageBreak/>
          <w:drawing>
            <wp:inline distT="0" distB="0" distL="0" distR="0">
              <wp:extent cx="5943600" cy="7686675"/>
              <wp:effectExtent l="0" t="0" r="0" b="9525"/>
              <wp:docPr id="18" name="Picture 18" descr="C:\Users\Ryan\AppData\Local\Microsoft\Windows\INetCache\Content.Word\website print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Local\Microsoft\Windows\INetCache\Content.Word\website printlayout-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49" w:author="Ryan" w:date="2017-03-20T21:55:00Z"/>
          <w:sz w:val="32"/>
          <w:szCs w:val="32"/>
        </w:rPr>
        <w:pPrChange w:id="250" w:author="Ryan" w:date="2017-02-01T19:22:00Z">
          <w:pPr>
            <w:jc w:val="center"/>
          </w:pPr>
        </w:pPrChange>
      </w:pPr>
    </w:p>
    <w:p w:rsidR="00A625FF" w:rsidRDefault="00A625FF">
      <w:pPr>
        <w:rPr>
          <w:ins w:id="251" w:author="Ryan" w:date="2017-03-20T21:56:00Z"/>
          <w:sz w:val="32"/>
          <w:szCs w:val="32"/>
        </w:rPr>
        <w:pPrChange w:id="252" w:author="Ryan" w:date="2017-02-01T19:22:00Z">
          <w:pPr>
            <w:jc w:val="center"/>
          </w:pPr>
        </w:pPrChange>
      </w:pPr>
      <w:ins w:id="253" w:author="Ryan" w:date="2017-03-20T21:55:00Z">
        <w:r>
          <w:rPr>
            <w:noProof/>
            <w:sz w:val="32"/>
            <w:szCs w:val="32"/>
          </w:rPr>
          <w:lastRenderedPageBreak/>
          <w:drawing>
            <wp:inline distT="0" distB="0" distL="0" distR="0">
              <wp:extent cx="5943600" cy="7686675"/>
              <wp:effectExtent l="0" t="0" r="0" b="9525"/>
              <wp:docPr id="19" name="Picture 19" descr="C:\Users\Ryan\AppData\Local\Microsoft\Windows\INetCache\Content.Word\website printlay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AppData\Local\Microsoft\Windows\INetCache\Content.Word\website printlayout-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54" w:author="Ryan" w:date="2017-03-20T21:56:00Z"/>
          <w:sz w:val="32"/>
          <w:szCs w:val="32"/>
        </w:rPr>
        <w:pPrChange w:id="255" w:author="Ryan" w:date="2017-02-01T19:22:00Z">
          <w:pPr>
            <w:jc w:val="center"/>
          </w:pPr>
        </w:pPrChange>
      </w:pPr>
      <w:ins w:id="256" w:author="Ryan" w:date="2017-03-20T21:56:00Z">
        <w:r>
          <w:rPr>
            <w:noProof/>
            <w:sz w:val="32"/>
            <w:szCs w:val="32"/>
          </w:rPr>
          <w:lastRenderedPageBreak/>
          <w:drawing>
            <wp:inline distT="0" distB="0" distL="0" distR="0">
              <wp:extent cx="5943600" cy="7686675"/>
              <wp:effectExtent l="0" t="0" r="0" b="9525"/>
              <wp:docPr id="20" name="Picture 20" descr="C:\Users\Ryan\AppData\Local\Microsoft\Windows\INetCache\Content.Word\website printlay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AppData\Local\Microsoft\Windows\INetCache\Content.Word\website printlayout-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57" w:author="Ryan" w:date="2017-03-20T21:56:00Z"/>
          <w:sz w:val="32"/>
          <w:szCs w:val="32"/>
        </w:rPr>
        <w:pPrChange w:id="258" w:author="Ryan" w:date="2017-02-01T19:22:00Z">
          <w:pPr>
            <w:jc w:val="center"/>
          </w:pPr>
        </w:pPrChange>
      </w:pPr>
    </w:p>
    <w:p w:rsidR="00EE15D0" w:rsidRDefault="00EE15D0">
      <w:pPr>
        <w:rPr>
          <w:ins w:id="259" w:author="Ryan" w:date="2017-02-01T19:24:00Z"/>
          <w:sz w:val="32"/>
          <w:szCs w:val="32"/>
        </w:rPr>
        <w:pPrChange w:id="260" w:author="Ryan" w:date="2017-02-01T19:22:00Z">
          <w:pPr>
            <w:jc w:val="center"/>
          </w:pPr>
        </w:pPrChange>
      </w:pPr>
      <w:ins w:id="261" w:author="Ryan" w:date="2017-02-01T19:24:00Z">
        <w:r>
          <w:rPr>
            <w:sz w:val="32"/>
            <w:szCs w:val="32"/>
          </w:rPr>
          <w:lastRenderedPageBreak/>
          <w:t>Wireframe:</w:t>
        </w:r>
      </w:ins>
    </w:p>
    <w:p w:rsidR="00EE15D0" w:rsidRDefault="00B1158A">
      <w:pPr>
        <w:rPr>
          <w:ins w:id="262" w:author="Ryan" w:date="2017-02-02T10:19:00Z"/>
        </w:rPr>
        <w:pPrChange w:id="263" w:author="Ryan" w:date="2017-02-01T19:22:00Z">
          <w:pPr>
            <w:jc w:val="center"/>
          </w:pPr>
        </w:pPrChange>
      </w:pPr>
      <w:ins w:id="264" w:author="Ryan" w:date="2017-02-01T19:35:00Z">
        <w:r>
          <w:t xml:space="preserve">   </w:t>
        </w:r>
      </w:ins>
      <w:ins w:id="265" w:author="Ryan" w:date="2017-02-01T19:24:00Z">
        <w:r>
          <w:t xml:space="preserve">The wireframe </w:t>
        </w:r>
      </w:ins>
      <w:ins w:id="266" w:author="Ryan" w:date="2017-02-01T19:32:00Z">
        <w:r>
          <w:t>pages</w:t>
        </w:r>
      </w:ins>
      <w:ins w:id="267" w:author="Ryan" w:date="2017-02-01T19:24:00Z">
        <w:r w:rsidR="006C7D4F">
          <w:t xml:space="preserve"> we’ve provided in this documentation</w:t>
        </w:r>
      </w:ins>
      <w:ins w:id="268" w:author="Ryan" w:date="2017-02-01T19:25:00Z">
        <w:r w:rsidR="006C7D4F">
          <w:t xml:space="preserve"> is</w:t>
        </w:r>
        <w:r w:rsidR="00EE15D0">
          <w:t xml:space="preserve"> showing</w:t>
        </w:r>
      </w:ins>
      <w:ins w:id="269" w:author="Ryan" w:date="2017-02-01T19:32:00Z">
        <w:r>
          <w:t xml:space="preserve"> that</w:t>
        </w:r>
      </w:ins>
      <w:ins w:id="270" w:author="Ryan" w:date="2017-02-01T19:27:00Z">
        <w:r w:rsidR="00EE15D0">
          <w:t xml:space="preserve"> when you enter the site that you have to</w:t>
        </w:r>
      </w:ins>
      <w:ins w:id="271" w:author="Ryan" w:date="2017-02-01T19:28:00Z">
        <w:r w:rsidR="00EE15D0">
          <w:t xml:space="preserve"> sign-in</w:t>
        </w:r>
      </w:ins>
      <w:ins w:id="272" w:author="Ryan" w:date="2017-02-01T19:33:00Z">
        <w:r>
          <w:t>/sign-up</w:t>
        </w:r>
      </w:ins>
      <w:ins w:id="273" w:author="Ryan" w:date="2017-02-01T19:28:00Z">
        <w:r w:rsidR="00EE15D0">
          <w:t xml:space="preserve"> in order to access the site. We provided two options: A pop-up screen that shows up over the videogame news content</w:t>
        </w:r>
      </w:ins>
      <w:ins w:id="274" w:author="Ryan" w:date="2017-02-01T19:34:00Z">
        <w:r>
          <w:t>,</w:t>
        </w:r>
      </w:ins>
      <w:ins w:id="275" w:author="Ryan" w:date="2017-02-01T19:29:00Z">
        <w:r>
          <w:t xml:space="preserve"> and </w:t>
        </w:r>
      </w:ins>
      <w:ins w:id="276" w:author="Ryan" w:date="2017-02-01T19:34:00Z">
        <w:r>
          <w:t>an</w:t>
        </w:r>
      </w:ins>
      <w:ins w:id="277" w:author="Ryan" w:date="2017-02-01T19:29:00Z">
        <w:r>
          <w:t xml:space="preserve"> entirely sep</w:t>
        </w:r>
        <w:bookmarkStart w:id="278" w:name="_GoBack"/>
        <w:bookmarkEnd w:id="278"/>
        <w:r>
          <w:t xml:space="preserve">arate </w:t>
        </w:r>
      </w:ins>
      <w:ins w:id="279" w:author="Ryan" w:date="2017-02-01T19:30:00Z">
        <w:r>
          <w:t xml:space="preserve">sign-in </w:t>
        </w:r>
      </w:ins>
      <w:ins w:id="280" w:author="Ryan" w:date="2017-02-01T19:34:00Z">
        <w:r>
          <w:t>page</w:t>
        </w:r>
      </w:ins>
      <w:ins w:id="281" w:author="Ryan" w:date="2017-02-01T19:30:00Z">
        <w:r>
          <w:t xml:space="preserve"> before accessing the content. We kept in mind that our programming knowledge is limited and made a </w:t>
        </w:r>
      </w:ins>
      <w:ins w:id="282" w:author="Ryan" w:date="2017-02-01T19:31:00Z">
        <w:r>
          <w:t>separate</w:t>
        </w:r>
      </w:ins>
      <w:ins w:id="283" w:author="Ryan" w:date="2017-02-01T19:30:00Z">
        <w:r>
          <w:t xml:space="preserve"> </w:t>
        </w:r>
      </w:ins>
      <w:ins w:id="284" w:author="Ryan" w:date="2017-02-01T19:31:00Z">
        <w:r>
          <w:t>page to reflect that incase we’re not a</w:t>
        </w:r>
        <w:r w:rsidR="00AC4A99">
          <w:t>ble to program that functionality</w:t>
        </w:r>
        <w:r>
          <w:t xml:space="preserve"> into the site.</w:t>
        </w:r>
      </w:ins>
      <w:ins w:id="285" w:author="Ryan" w:date="2017-02-01T19:34:00Z">
        <w:r>
          <w:t xml:space="preserve"> The index page also has</w:t>
        </w:r>
        <w:r w:rsidR="00AC4A99">
          <w:t xml:space="preserve"> a pop-up functionality as well. </w:t>
        </w:r>
      </w:ins>
      <w:ins w:id="286" w:author="Ryan" w:date="2017-02-01T19:40:00Z">
        <w:r w:rsidR="00AC4A99">
          <w:t xml:space="preserve"> When </w:t>
        </w:r>
      </w:ins>
      <w:ins w:id="287" w:author="Ryan" w:date="2017-02-01T19:34:00Z">
        <w:r>
          <w:t>the user is interested in a news article they see and clicks on the article, it will bring up the pop-up screen show a</w:t>
        </w:r>
      </w:ins>
      <w:ins w:id="288" w:author="Ryan" w:date="2017-02-01T19:38:00Z">
        <w:r>
          <w:t>n</w:t>
        </w:r>
      </w:ins>
      <w:ins w:id="289" w:author="Ryan" w:date="2017-02-01T19:34:00Z">
        <w:r>
          <w:t xml:space="preserve"> in</w:t>
        </w:r>
      </w:ins>
      <w:ins w:id="290" w:author="Ryan" w:date="2017-02-01T19:38:00Z">
        <w:r>
          <w:t>-</w:t>
        </w:r>
      </w:ins>
      <w:ins w:id="291" w:author="Ryan" w:date="2017-02-01T19:34:00Z">
        <w:r>
          <w:t>depth</w:t>
        </w:r>
      </w:ins>
      <w:ins w:id="292" w:author="Ryan" w:date="2017-02-01T19:38:00Z">
        <w:r>
          <w:t xml:space="preserve"> article along with a video/picture/gif that complements the article. </w:t>
        </w:r>
      </w:ins>
      <w:ins w:id="293" w:author="Ryan" w:date="2017-02-01T19:42:00Z">
        <w:r w:rsidR="00AC4A99">
          <w:t>The pop-up screen</w:t>
        </w:r>
      </w:ins>
      <w:ins w:id="294" w:author="Ryan" w:date="2017-02-01T19:34:00Z">
        <w:r>
          <w:t xml:space="preserve"> </w:t>
        </w:r>
      </w:ins>
      <w:ins w:id="295" w:author="Ryan" w:date="2017-02-01T19:40:00Z">
        <w:r w:rsidR="00AC4A99">
          <w:t xml:space="preserve">will also display the comment section as well. If this does not work, we’ll just provide a </w:t>
        </w:r>
      </w:ins>
      <w:ins w:id="296" w:author="Ryan" w:date="2017-02-01T19:41:00Z">
        <w:r w:rsidR="00AC4A99">
          <w:t>separate</w:t>
        </w:r>
      </w:ins>
      <w:ins w:id="297" w:author="Ryan" w:date="2017-02-01T19:40:00Z">
        <w:r w:rsidR="00AC4A99">
          <w:t xml:space="preserve"> </w:t>
        </w:r>
      </w:ins>
      <w:ins w:id="298" w:author="Ryan" w:date="2017-02-01T19:41:00Z">
        <w:r w:rsidR="00AC4A99">
          <w:t>page dedicated to th</w:t>
        </w:r>
      </w:ins>
      <w:ins w:id="299" w:author="Ryan" w:date="2017-02-02T15:32:00Z">
        <w:r w:rsidR="00350CB5">
          <w:t>ose</w:t>
        </w:r>
      </w:ins>
      <w:ins w:id="300" w:author="Ryan" w:date="2017-02-01T19:41:00Z">
        <w:r w:rsidR="00AC4A99">
          <w:t xml:space="preserve"> article</w:t>
        </w:r>
      </w:ins>
      <w:ins w:id="301" w:author="Ryan" w:date="2017-02-02T15:32:00Z">
        <w:r w:rsidR="00350CB5">
          <w:t>s</w:t>
        </w:r>
      </w:ins>
      <w:ins w:id="302" w:author="Ryan" w:date="2017-02-01T19:41:00Z">
        <w:r w:rsidR="00AC4A99">
          <w:t>.</w:t>
        </w:r>
      </w:ins>
    </w:p>
    <w:p w:rsidR="00EA4DFE" w:rsidRDefault="005706AA">
      <w:pPr>
        <w:rPr>
          <w:ins w:id="303" w:author="Ryan" w:date="2017-02-02T10:28:00Z"/>
        </w:rPr>
        <w:pPrChange w:id="304" w:author="Ryan" w:date="2017-02-01T19:22:00Z">
          <w:pPr>
            <w:jc w:val="center"/>
          </w:pPr>
        </w:pPrChange>
      </w:pPr>
      <w:ins w:id="305" w:author="Ryan" w:date="2017-02-02T10:19:00Z">
        <w:r>
          <w:t xml:space="preserve">   Our site, at this time, will be doing a fixed position. Due to the sheer</w:t>
        </w:r>
      </w:ins>
      <w:ins w:id="306" w:author="Ryan" w:date="2017-02-02T10:22:00Z">
        <w:r>
          <w:t xml:space="preserve"> scope of this project we’ll be aiming for a simple design</w:t>
        </w:r>
      </w:ins>
      <w:ins w:id="307" w:author="Ryan" w:date="2017-02-02T10:25:00Z">
        <w:r w:rsidR="00EA4DFE">
          <w:t>, as</w:t>
        </w:r>
        <w:r>
          <w:t xml:space="preserve"> stated in the proposal</w:t>
        </w:r>
      </w:ins>
      <w:ins w:id="308" w:author="Ryan" w:date="2017-02-02T10:22:00Z">
        <w:r w:rsidR="00EA4DFE">
          <w:t xml:space="preserve">. </w:t>
        </w:r>
      </w:ins>
      <w:ins w:id="309" w:author="Ryan" w:date="2017-02-02T11:13:00Z">
        <w:r w:rsidR="007245D9">
          <w:t>The main reason for this simplicity is that if our pop-up function doesn’t work, we have to create separate page</w:t>
        </w:r>
      </w:ins>
      <w:ins w:id="310" w:author="Ryan" w:date="2017-02-02T11:15:00Z">
        <w:r w:rsidR="007245D9">
          <w:t>s</w:t>
        </w:r>
      </w:ins>
      <w:ins w:id="311" w:author="Ryan" w:date="2017-02-02T11:13:00Z">
        <w:r w:rsidR="007245D9">
          <w:t xml:space="preserve"> for each article. </w:t>
        </w:r>
      </w:ins>
      <w:ins w:id="312" w:author="Ryan" w:date="2017-02-02T10:22:00Z">
        <w:r w:rsidR="00EA4DFE">
          <w:t>Later down the line, our group</w:t>
        </w:r>
        <w:r>
          <w:t xml:space="preserve"> </w:t>
        </w:r>
      </w:ins>
      <w:ins w:id="313" w:author="Ryan" w:date="2017-02-02T11:15:00Z">
        <w:r w:rsidR="007245D9">
          <w:t>would like</w:t>
        </w:r>
      </w:ins>
      <w:ins w:id="314" w:author="Ryan" w:date="2017-02-02T10:22:00Z">
        <w:r>
          <w:t xml:space="preserve"> to have our navigation bar to be fluid</w:t>
        </w:r>
      </w:ins>
      <w:ins w:id="315" w:author="Ryan" w:date="2017-02-02T15:32:00Z">
        <w:r w:rsidR="00350CB5">
          <w:t>,</w:t>
        </w:r>
      </w:ins>
      <w:ins w:id="316" w:author="Ryan" w:date="2017-02-02T10:24:00Z">
        <w:r>
          <w:t xml:space="preserve"> but that depends on the team</w:t>
        </w:r>
      </w:ins>
      <w:ins w:id="317" w:author="Ryan" w:date="2017-02-02T10:25:00Z">
        <w:r>
          <w:t>’s</w:t>
        </w:r>
      </w:ins>
      <w:ins w:id="318" w:author="Ryan" w:date="2017-02-02T10:24:00Z">
        <w:r>
          <w:t xml:space="preserve"> schedule</w:t>
        </w:r>
      </w:ins>
      <w:ins w:id="319" w:author="Ryan" w:date="2017-02-02T10:25:00Z">
        <w:r w:rsidR="007245D9">
          <w:t xml:space="preserve">, </w:t>
        </w:r>
        <w:r>
          <w:t>knowledge</w:t>
        </w:r>
      </w:ins>
      <w:ins w:id="320" w:author="Ryan" w:date="2017-02-02T11:15:00Z">
        <w:r w:rsidR="007245D9">
          <w:t>, and workload</w:t>
        </w:r>
      </w:ins>
      <w:ins w:id="321" w:author="Ryan" w:date="2017-02-02T10:22:00Z">
        <w:r>
          <w:t>. All the content will be static with the exception that our pop-up functionality for both articles and sign-in.</w:t>
        </w:r>
      </w:ins>
    </w:p>
    <w:p w:rsidR="00EA4DFE" w:rsidRDefault="00EA4DFE">
      <w:pPr>
        <w:rPr>
          <w:ins w:id="322" w:author="Ryan" w:date="2017-02-12T13:54:00Z"/>
        </w:rPr>
        <w:pPrChange w:id="323" w:author="Ryan" w:date="2017-02-01T19:22:00Z">
          <w:pPr>
            <w:jc w:val="center"/>
          </w:pPr>
        </w:pPrChange>
      </w:pPr>
      <w:ins w:id="324" w:author="Ryan" w:date="2017-02-02T10:28:00Z">
        <w:r>
          <w:t xml:space="preserve">   The site’s color scheme will be limited to mainly to black and white. The reason behind this is because the articles we write will include pictures/gif/videos will provide more than enough color for the site. The sites we</w:t>
        </w:r>
      </w:ins>
      <w:ins w:id="325" w:author="Ryan" w:date="2017-02-02T10:29:00Z">
        <w:r>
          <w:t>’ve looked at, like Twitter and IGN, have very little color scheme.</w:t>
        </w:r>
      </w:ins>
      <w:ins w:id="326" w:author="Ryan" w:date="2017-02-02T10:32:00Z">
        <w:r>
          <w:t xml:space="preserve"> </w:t>
        </w:r>
      </w:ins>
      <w:ins w:id="327" w:author="Ryan" w:date="2017-02-02T10:33:00Z">
        <w:r>
          <w:t>Trying to pick</w:t>
        </w:r>
      </w:ins>
      <w:ins w:id="328" w:author="Ryan" w:date="2017-02-02T10:32:00Z">
        <w:r>
          <w:t xml:space="preserve"> a colored background looks rather distracting for our</w:t>
        </w:r>
      </w:ins>
      <w:ins w:id="329" w:author="Ryan" w:date="2017-02-02T10:33:00Z">
        <w:r>
          <w:t xml:space="preserve"> site’s</w:t>
        </w:r>
      </w:ins>
      <w:ins w:id="330" w:author="Ryan" w:date="2017-02-02T10:32:00Z">
        <w:r>
          <w:t xml:space="preserve"> design and we</w:t>
        </w:r>
      </w:ins>
      <w:ins w:id="331" w:author="Ryan" w:date="2017-02-02T10:33:00Z">
        <w:r>
          <w:t xml:space="preserve">’ve </w:t>
        </w:r>
      </w:ins>
      <w:ins w:id="332" w:author="Ryan" w:date="2017-02-02T10:34:00Z">
        <w:r>
          <w:t xml:space="preserve">ultimately </w:t>
        </w:r>
      </w:ins>
      <w:ins w:id="333" w:author="Ryan" w:date="2017-02-02T10:33:00Z">
        <w:r>
          <w:t>decided to</w:t>
        </w:r>
      </w:ins>
      <w:ins w:id="334" w:author="Ryan" w:date="2017-02-02T10:32:00Z">
        <w:r>
          <w:t xml:space="preserve"> leave it as white.</w:t>
        </w:r>
      </w:ins>
      <w:ins w:id="335" w:author="Ryan" w:date="2017-02-02T10:29:00Z">
        <w:r>
          <w:t xml:space="preserve"> </w:t>
        </w:r>
      </w:ins>
      <w:ins w:id="336" w:author="Ryan" w:date="2017-02-02T11:17:00Z">
        <w:r w:rsidR="007245D9">
          <w:t xml:space="preserve">The color black will be </w:t>
        </w:r>
      </w:ins>
      <w:ins w:id="337" w:author="Ryan" w:date="2017-02-02T11:18:00Z">
        <w:r w:rsidR="007245D9">
          <w:t>primarily for texts.</w:t>
        </w:r>
      </w:ins>
      <w:ins w:id="338" w:author="Ryan" w:date="2017-02-02T11:17:00Z">
        <w:r w:rsidR="007245D9">
          <w:t xml:space="preserve"> </w:t>
        </w:r>
      </w:ins>
      <w:ins w:id="339" w:author="Ryan" w:date="2017-02-02T10:29:00Z">
        <w:r>
          <w:t>We do not want very much distraction for our readers and</w:t>
        </w:r>
      </w:ins>
      <w:ins w:id="340" w:author="Ryan" w:date="2017-02-02T10:31:00Z">
        <w:r>
          <w:t xml:space="preserve"> limiting the color options will enhance the user</w:t>
        </w:r>
      </w:ins>
      <w:ins w:id="341" w:author="Ryan" w:date="2017-02-02T11:10:00Z">
        <w:r w:rsidR="007245D9">
          <w:t>’s</w:t>
        </w:r>
      </w:ins>
      <w:ins w:id="342" w:author="Ryan" w:date="2017-02-02T10:31:00Z">
        <w:r>
          <w:t xml:space="preserve"> experience.</w:t>
        </w:r>
      </w:ins>
    </w:p>
    <w:p w:rsidR="000D4812" w:rsidRDefault="000D4812">
      <w:pPr>
        <w:rPr>
          <w:ins w:id="343" w:author="Ryan" w:date="2017-02-02T11:07:00Z"/>
        </w:rPr>
        <w:pPrChange w:id="344" w:author="Ryan" w:date="2017-02-01T19:22:00Z">
          <w:pPr>
            <w:jc w:val="center"/>
          </w:pPr>
        </w:pPrChange>
      </w:pPr>
      <w:ins w:id="345" w:author="Ryan" w:date="2017-02-12T13:54:00Z">
        <w:del w:id="346"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A22E7C">
      <w:pPr>
        <w:rPr>
          <w:ins w:id="347" w:author="Ryan" w:date="2017-02-01T19:22:00Z"/>
          <w:sz w:val="32"/>
          <w:szCs w:val="32"/>
        </w:rPr>
        <w:pPrChange w:id="348" w:author="Ryan" w:date="2017-02-01T19:22:00Z">
          <w:pPr>
            <w:jc w:val="center"/>
          </w:pPr>
        </w:pPrChange>
      </w:pPr>
      <w:ins w:id="349" w:author="Ryan" w:date="2017-02-12T14:14:00Z">
        <w:del w:id="350"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613.5pt">
                <v:imagedata r:id="rId22" o:title="sign up no pop up"/>
              </v:shape>
            </w:pict>
          </w:r>
        </w:del>
      </w:ins>
    </w:p>
    <w:p w:rsidR="00EE15D0" w:rsidRDefault="00EE15D0" w:rsidP="00EE15D0">
      <w:pPr>
        <w:rPr>
          <w:ins w:id="351" w:author="Ryan" w:date="2017-02-01T19:22:00Z"/>
          <w:sz w:val="32"/>
          <w:szCs w:val="32"/>
        </w:rPr>
      </w:pPr>
    </w:p>
    <w:p w:rsidR="00C36D81" w:rsidRDefault="00C36D81">
      <w:pPr>
        <w:rPr>
          <w:ins w:id="352" w:author="yanhwan@gmail.com" w:date="2017-02-16T17:20:00Z"/>
          <w:sz w:val="32"/>
          <w:szCs w:val="32"/>
        </w:rPr>
      </w:pPr>
      <w:ins w:id="353" w:author="yanhwan@gmail.com" w:date="2017-02-16T17:20:00Z">
        <w:r>
          <w:rPr>
            <w:sz w:val="32"/>
            <w:szCs w:val="32"/>
          </w:rPr>
          <w:br w:type="page"/>
        </w:r>
      </w:ins>
    </w:p>
    <w:p w:rsidR="00C36D81" w:rsidRDefault="00C36D81">
      <w:pPr>
        <w:tabs>
          <w:tab w:val="left" w:pos="1305"/>
        </w:tabs>
        <w:rPr>
          <w:ins w:id="354" w:author="yanhwan@gmail.com" w:date="2017-02-16T17:21:00Z"/>
          <w:sz w:val="32"/>
          <w:szCs w:val="32"/>
        </w:rPr>
        <w:pPrChange w:id="355" w:author="Ryan" w:date="2017-02-01T19:22:00Z">
          <w:pPr/>
        </w:pPrChange>
      </w:pPr>
      <w:ins w:id="356" w:author="yanhwan@gmail.com" w:date="2017-02-16T17:20:00Z">
        <w:r>
          <w:rPr>
            <w:sz w:val="32"/>
            <w:szCs w:val="32"/>
          </w:rPr>
          <w:lastRenderedPageBreak/>
          <w:t>Home page:</w:t>
        </w:r>
      </w:ins>
    </w:p>
    <w:p w:rsidR="00C36D81" w:rsidRDefault="00C36D81">
      <w:pPr>
        <w:tabs>
          <w:tab w:val="left" w:pos="1305"/>
        </w:tabs>
        <w:rPr>
          <w:ins w:id="357" w:author="yanhwan@gmail.com" w:date="2017-02-16T17:21:00Z"/>
          <w:sz w:val="32"/>
          <w:szCs w:val="32"/>
        </w:rPr>
      </w:pPr>
      <w:ins w:id="358" w:author="yanhwan@gmail.com" w:date="2017-02-16T17:20:00Z">
        <w:r>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ins>
    </w:p>
    <w:p w:rsidR="00C36D81" w:rsidRDefault="00C36D81">
      <w:pPr>
        <w:rPr>
          <w:ins w:id="359" w:author="yanhwan@gmail.com" w:date="2017-02-16T17:21:00Z"/>
          <w:sz w:val="32"/>
          <w:szCs w:val="32"/>
        </w:rPr>
      </w:pPr>
      <w:ins w:id="360" w:author="yanhwan@gmail.com" w:date="2017-02-16T17:21:00Z">
        <w:r>
          <w:rPr>
            <w:sz w:val="32"/>
            <w:szCs w:val="32"/>
          </w:rPr>
          <w:br w:type="page"/>
        </w:r>
      </w:ins>
    </w:p>
    <w:p w:rsidR="00C36D81" w:rsidRDefault="00C36D81">
      <w:pPr>
        <w:tabs>
          <w:tab w:val="left" w:pos="1305"/>
        </w:tabs>
        <w:rPr>
          <w:ins w:id="361" w:author="yanhwan@gmail.com" w:date="2017-02-16T17:21:00Z"/>
          <w:sz w:val="32"/>
          <w:szCs w:val="32"/>
        </w:rPr>
        <w:pPrChange w:id="362" w:author="Ryan" w:date="2017-02-01T19:22:00Z">
          <w:pPr/>
        </w:pPrChange>
      </w:pPr>
      <w:ins w:id="363" w:author="yanhwan@gmail.com" w:date="2017-02-16T17:21:00Z">
        <w:r>
          <w:rPr>
            <w:sz w:val="32"/>
            <w:szCs w:val="32"/>
          </w:rPr>
          <w:lastRenderedPageBreak/>
          <w:t>SIGN IN PAGE (POP UP FUNTION):</w:t>
        </w:r>
      </w:ins>
    </w:p>
    <w:p w:rsidR="00C36D81" w:rsidRDefault="00C36D81">
      <w:pPr>
        <w:tabs>
          <w:tab w:val="left" w:pos="1305"/>
        </w:tabs>
        <w:rPr>
          <w:ins w:id="364" w:author="yanhwan@gmail.com" w:date="2017-02-16T17:22:00Z"/>
          <w:sz w:val="32"/>
          <w:szCs w:val="32"/>
        </w:rPr>
      </w:pPr>
      <w:ins w:id="365" w:author="yanhwan@gmail.com" w:date="2017-02-16T17:22:00Z">
        <w:r>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ins>
    </w:p>
    <w:p w:rsidR="00C36D81" w:rsidDel="00A14252" w:rsidRDefault="00C36D81">
      <w:pPr>
        <w:rPr>
          <w:ins w:id="366" w:author="yanhwan@gmail.com" w:date="2017-02-16T17:22:00Z"/>
          <w:del w:id="367" w:author="Ryan" w:date="2017-03-20T22:45:00Z"/>
          <w:sz w:val="32"/>
          <w:szCs w:val="32"/>
        </w:rPr>
      </w:pPr>
      <w:ins w:id="368" w:author="yanhwan@gmail.com" w:date="2017-02-16T17:22:00Z">
        <w:del w:id="369" w:author="Ryan" w:date="2017-03-20T22:45:00Z">
          <w:r w:rsidDel="00A14252">
            <w:rPr>
              <w:sz w:val="32"/>
              <w:szCs w:val="32"/>
            </w:rPr>
            <w:br w:type="page"/>
          </w:r>
        </w:del>
      </w:ins>
    </w:p>
    <w:p w:rsidR="00C36D81" w:rsidDel="00A14252" w:rsidRDefault="00C36D81">
      <w:pPr>
        <w:tabs>
          <w:tab w:val="left" w:pos="1305"/>
        </w:tabs>
        <w:rPr>
          <w:ins w:id="370" w:author="yanhwan@gmail.com" w:date="2017-02-16T17:22:00Z"/>
          <w:del w:id="371" w:author="Ryan" w:date="2017-03-20T22:45:00Z"/>
          <w:sz w:val="32"/>
          <w:szCs w:val="32"/>
        </w:rPr>
        <w:pPrChange w:id="372" w:author="Ryan" w:date="2017-02-01T19:22:00Z">
          <w:pPr/>
        </w:pPrChange>
      </w:pPr>
      <w:ins w:id="373" w:author="yanhwan@gmail.com" w:date="2017-02-16T17:22:00Z">
        <w:del w:id="374" w:author="Ryan" w:date="2017-03-20T22:45:00Z">
          <w:r w:rsidDel="00A14252">
            <w:rPr>
              <w:sz w:val="32"/>
              <w:szCs w:val="32"/>
            </w:rPr>
            <w:delText>SIGN UP PAGE (POP UP):</w:delText>
          </w:r>
        </w:del>
      </w:ins>
    </w:p>
    <w:p w:rsidR="00C36D81" w:rsidRDefault="00C36D81" w:rsidP="00A14252">
      <w:pPr>
        <w:rPr>
          <w:ins w:id="375" w:author="yanhwan@gmail.com" w:date="2017-02-16T17:23:00Z"/>
          <w:sz w:val="32"/>
          <w:szCs w:val="32"/>
        </w:rPr>
        <w:pPrChange w:id="376" w:author="Ryan" w:date="2017-03-20T22:45:00Z">
          <w:pPr>
            <w:tabs>
              <w:tab w:val="left" w:pos="1305"/>
            </w:tabs>
          </w:pPr>
        </w:pPrChange>
      </w:pPr>
      <w:ins w:id="377" w:author="yanhwan@gmail.com" w:date="2017-02-16T17:23:00Z">
        <w:del w:id="378"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379" w:author="yanhwan@gmail.com" w:date="2017-02-16T17:23:00Z"/>
          <w:sz w:val="32"/>
          <w:szCs w:val="32"/>
        </w:rPr>
      </w:pPr>
      <w:ins w:id="380" w:author="yanhwan@gmail.com" w:date="2017-02-16T17:23:00Z">
        <w:r>
          <w:rPr>
            <w:sz w:val="32"/>
            <w:szCs w:val="32"/>
          </w:rPr>
          <w:br w:type="page"/>
        </w:r>
      </w:ins>
    </w:p>
    <w:p w:rsidR="00C36D81" w:rsidRDefault="00C36D81">
      <w:pPr>
        <w:tabs>
          <w:tab w:val="left" w:pos="1305"/>
        </w:tabs>
        <w:rPr>
          <w:ins w:id="381" w:author="yanhwan@gmail.com" w:date="2017-02-16T17:23:00Z"/>
          <w:sz w:val="32"/>
          <w:szCs w:val="32"/>
        </w:rPr>
        <w:pPrChange w:id="382" w:author="Ryan" w:date="2017-02-01T19:22:00Z">
          <w:pPr/>
        </w:pPrChange>
      </w:pPr>
      <w:ins w:id="383" w:author="yanhwan@gmail.com" w:date="2017-02-16T17:23:00Z">
        <w:r>
          <w:rPr>
            <w:sz w:val="32"/>
            <w:szCs w:val="32"/>
          </w:rPr>
          <w:lastRenderedPageBreak/>
          <w:t>MEMBER INTERFACE:</w:t>
        </w:r>
      </w:ins>
    </w:p>
    <w:p w:rsidR="00C36D81" w:rsidRDefault="00C36D81">
      <w:pPr>
        <w:tabs>
          <w:tab w:val="left" w:pos="1305"/>
        </w:tabs>
        <w:rPr>
          <w:ins w:id="384" w:author="yanhwan@gmail.com" w:date="2017-02-16T17:24:00Z"/>
          <w:sz w:val="32"/>
          <w:szCs w:val="32"/>
        </w:rPr>
      </w:pPr>
      <w:ins w:id="385" w:author="yanhwan@gmail.com" w:date="2017-02-16T17:23:00Z">
        <w:r>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ins>
    </w:p>
    <w:p w:rsidR="00C36D81" w:rsidRDefault="00C36D81">
      <w:pPr>
        <w:rPr>
          <w:ins w:id="386" w:author="yanhwan@gmail.com" w:date="2017-02-16T17:24:00Z"/>
          <w:sz w:val="32"/>
          <w:szCs w:val="32"/>
        </w:rPr>
      </w:pPr>
      <w:ins w:id="387" w:author="yanhwan@gmail.com" w:date="2017-02-16T17:24:00Z">
        <w:r>
          <w:rPr>
            <w:sz w:val="32"/>
            <w:szCs w:val="32"/>
          </w:rPr>
          <w:br w:type="page"/>
        </w:r>
      </w:ins>
    </w:p>
    <w:p w:rsidR="00C36D81" w:rsidRDefault="00C36D81">
      <w:pPr>
        <w:tabs>
          <w:tab w:val="left" w:pos="1305"/>
        </w:tabs>
        <w:rPr>
          <w:ins w:id="388" w:author="yanhwan@gmail.com" w:date="2017-02-16T17:24:00Z"/>
          <w:sz w:val="32"/>
          <w:szCs w:val="32"/>
        </w:rPr>
        <w:pPrChange w:id="389" w:author="Ryan" w:date="2017-02-01T19:22:00Z">
          <w:pPr/>
        </w:pPrChange>
      </w:pPr>
      <w:ins w:id="390" w:author="yanhwan@gmail.com" w:date="2017-02-16T17:24:00Z">
        <w:r>
          <w:rPr>
            <w:sz w:val="32"/>
            <w:szCs w:val="32"/>
          </w:rPr>
          <w:lastRenderedPageBreak/>
          <w:t>DETAIL INFORMATION FOR SPECIFIC NEWS PAGE:</w:t>
        </w:r>
      </w:ins>
    </w:p>
    <w:p w:rsidR="00C36D81" w:rsidRDefault="00C36D81">
      <w:pPr>
        <w:tabs>
          <w:tab w:val="left" w:pos="1305"/>
        </w:tabs>
        <w:rPr>
          <w:ins w:id="391" w:author="yanhwan@gmail.com" w:date="2017-02-16T17:25:00Z"/>
          <w:sz w:val="32"/>
          <w:szCs w:val="32"/>
        </w:rPr>
      </w:pPr>
      <w:ins w:id="392" w:author="yanhwan@gmail.com" w:date="2017-02-16T17:25:00Z">
        <w:r>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ins>
    </w:p>
    <w:p w:rsidR="00C36D81" w:rsidRDefault="00C36D81">
      <w:pPr>
        <w:rPr>
          <w:ins w:id="393" w:author="yanhwan@gmail.com" w:date="2017-02-16T17:25:00Z"/>
          <w:sz w:val="32"/>
          <w:szCs w:val="32"/>
        </w:rPr>
      </w:pPr>
      <w:ins w:id="394" w:author="yanhwan@gmail.com" w:date="2017-02-16T17:25:00Z">
        <w:r>
          <w:rPr>
            <w:sz w:val="32"/>
            <w:szCs w:val="32"/>
          </w:rPr>
          <w:br w:type="page"/>
        </w:r>
      </w:ins>
    </w:p>
    <w:p w:rsidR="00C36D81" w:rsidRDefault="00C36D81">
      <w:pPr>
        <w:tabs>
          <w:tab w:val="left" w:pos="1305"/>
        </w:tabs>
        <w:rPr>
          <w:ins w:id="395" w:author="yanhwan@gmail.com" w:date="2017-02-16T17:26:00Z"/>
          <w:sz w:val="32"/>
          <w:szCs w:val="32"/>
        </w:rPr>
        <w:pPrChange w:id="396" w:author="Ryan" w:date="2017-02-01T19:22:00Z">
          <w:pPr/>
        </w:pPrChange>
      </w:pPr>
      <w:ins w:id="397" w:author="yanhwan@gmail.com" w:date="2017-02-16T17:25:00Z">
        <w:r>
          <w:rPr>
            <w:sz w:val="32"/>
            <w:szCs w:val="32"/>
          </w:rPr>
          <w:lastRenderedPageBreak/>
          <w:t>PAGE WHEN YOU GO INTO THE SPECIFIC</w:t>
        </w:r>
      </w:ins>
      <w:ins w:id="398" w:author="yanhwan@gmail.com" w:date="2017-02-16T17:26:00Z">
        <w:r>
          <w:rPr>
            <w:sz w:val="32"/>
            <w:szCs w:val="32"/>
          </w:rPr>
          <w:t xml:space="preserve"> CATEGORY:</w:t>
        </w:r>
      </w:ins>
    </w:p>
    <w:p w:rsidR="00D11348" w:rsidRDefault="00C36D81">
      <w:pPr>
        <w:tabs>
          <w:tab w:val="left" w:pos="1305"/>
        </w:tabs>
        <w:rPr>
          <w:ins w:id="399" w:author="yanhwan@gmail.com" w:date="2017-02-16T17:34:00Z"/>
          <w:sz w:val="32"/>
          <w:szCs w:val="32"/>
        </w:rPr>
      </w:pPr>
      <w:ins w:id="400"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401" w:author="yanhwan@gmail.com" w:date="2017-02-16T17:34:00Z"/>
          <w:sz w:val="32"/>
          <w:szCs w:val="32"/>
        </w:rPr>
      </w:pPr>
      <w:ins w:id="402" w:author="yanhwan@gmail.com" w:date="2017-02-16T17:34:00Z">
        <w:r>
          <w:rPr>
            <w:sz w:val="32"/>
            <w:szCs w:val="32"/>
          </w:rPr>
          <w:br w:type="page"/>
        </w:r>
      </w:ins>
    </w:p>
    <w:p w:rsidR="00D11348" w:rsidRDefault="00D11348">
      <w:pPr>
        <w:tabs>
          <w:tab w:val="left" w:pos="1305"/>
        </w:tabs>
        <w:rPr>
          <w:ins w:id="403" w:author="yanhwan@gmail.com" w:date="2017-02-16T17:34:00Z"/>
          <w:sz w:val="32"/>
          <w:szCs w:val="32"/>
        </w:rPr>
        <w:pPrChange w:id="404" w:author="Ryan" w:date="2017-02-01T19:22:00Z">
          <w:pPr/>
        </w:pPrChange>
      </w:pPr>
      <w:ins w:id="405" w:author="yanhwan@gmail.com" w:date="2017-02-16T17:34:00Z">
        <w:r>
          <w:rPr>
            <w:sz w:val="32"/>
            <w:szCs w:val="32"/>
          </w:rPr>
          <w:lastRenderedPageBreak/>
          <w:t>CONTACT:</w:t>
        </w:r>
      </w:ins>
    </w:p>
    <w:p w:rsidR="007E3482" w:rsidRDefault="00E44667">
      <w:pPr>
        <w:tabs>
          <w:tab w:val="left" w:pos="1305"/>
        </w:tabs>
        <w:rPr>
          <w:ins w:id="406" w:author="yanhwan@gmail.com" w:date="2017-02-16T17:38:00Z"/>
          <w:sz w:val="32"/>
          <w:szCs w:val="32"/>
        </w:rPr>
      </w:pPr>
      <w:ins w:id="407" w:author="yanhwan@gmail.com" w:date="2017-02-16T17:37:00Z">
        <w:r>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ins>
    </w:p>
    <w:p w:rsidR="007E3482" w:rsidRDefault="007E3482">
      <w:pPr>
        <w:rPr>
          <w:ins w:id="408" w:author="yanhwan@gmail.com" w:date="2017-02-16T17:38:00Z"/>
          <w:sz w:val="32"/>
          <w:szCs w:val="32"/>
        </w:rPr>
      </w:pPr>
      <w:ins w:id="409" w:author="yanhwan@gmail.com" w:date="2017-02-16T17:38:00Z">
        <w:r>
          <w:rPr>
            <w:sz w:val="32"/>
            <w:szCs w:val="32"/>
          </w:rPr>
          <w:br w:type="page"/>
        </w:r>
      </w:ins>
    </w:p>
    <w:p w:rsidR="007E3482" w:rsidRDefault="00B548BD">
      <w:pPr>
        <w:tabs>
          <w:tab w:val="left" w:pos="1305"/>
        </w:tabs>
        <w:rPr>
          <w:ins w:id="410" w:author="yanhwan@gmail.com" w:date="2017-02-16T17:40:00Z"/>
          <w:sz w:val="32"/>
          <w:szCs w:val="32"/>
        </w:rPr>
      </w:pPr>
      <w:ins w:id="411" w:author="yanhwan@gmail.com" w:date="2017-02-16T17:43:00Z">
        <w:r>
          <w:rPr>
            <w:sz w:val="32"/>
            <w:szCs w:val="32"/>
          </w:rPr>
          <w:lastRenderedPageBreak/>
          <w:t>RELEASE DATE PAGE:</w:t>
        </w:r>
      </w:ins>
      <w:ins w:id="412" w:author="yanhwan@gmail.com" w:date="2017-02-16T17:40:00Z">
        <w:r w:rsidR="007E3482">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ins>
    </w:p>
    <w:p w:rsidR="007E3482" w:rsidRDefault="007E3482">
      <w:pPr>
        <w:rPr>
          <w:ins w:id="413" w:author="yanhwan@gmail.com" w:date="2017-02-16T17:40:00Z"/>
          <w:sz w:val="32"/>
          <w:szCs w:val="32"/>
        </w:rPr>
      </w:pPr>
      <w:ins w:id="414" w:author="yanhwan@gmail.com" w:date="2017-02-16T17:40:00Z">
        <w:r>
          <w:rPr>
            <w:sz w:val="32"/>
            <w:szCs w:val="32"/>
          </w:rPr>
          <w:br w:type="page"/>
        </w:r>
      </w:ins>
    </w:p>
    <w:p w:rsidR="00D11348" w:rsidRDefault="007E3482">
      <w:pPr>
        <w:tabs>
          <w:tab w:val="left" w:pos="1305"/>
        </w:tabs>
        <w:rPr>
          <w:ins w:id="415" w:author="yanhwan@gmail.com" w:date="2017-02-16T17:42:00Z"/>
          <w:sz w:val="32"/>
          <w:szCs w:val="32"/>
        </w:rPr>
      </w:pPr>
      <w:ins w:id="416" w:author="yanhwan@gmail.com" w:date="2017-02-16T17:40:00Z">
        <w:r>
          <w:rPr>
            <w:sz w:val="32"/>
            <w:szCs w:val="32"/>
          </w:rPr>
          <w:lastRenderedPageBreak/>
          <w:t>SITE MAP:</w:t>
        </w:r>
      </w:ins>
    </w:p>
    <w:p w:rsidR="007E3482" w:rsidRDefault="007E3482">
      <w:pPr>
        <w:tabs>
          <w:tab w:val="left" w:pos="1305"/>
        </w:tabs>
        <w:rPr>
          <w:ins w:id="417" w:author="yanhwan@gmail.com" w:date="2017-02-16T17:34:00Z"/>
          <w:sz w:val="32"/>
          <w:szCs w:val="32"/>
        </w:rPr>
      </w:pPr>
      <w:ins w:id="418" w:author="yanhwan@gmail.com" w:date="2017-02-16T17:42:00Z">
        <w:r>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ins>
    </w:p>
    <w:p w:rsidR="00D63530" w:rsidRDefault="00D63530" w:rsidP="00D63530">
      <w:pPr>
        <w:jc w:val="center"/>
        <w:rPr>
          <w:ins w:id="419" w:author="Ryan" w:date="2017-03-20T21:40:00Z"/>
          <w:b/>
          <w:sz w:val="32"/>
          <w:szCs w:val="32"/>
          <w:u w:val="single"/>
        </w:rPr>
      </w:pPr>
    </w:p>
    <w:p w:rsidR="00D63530" w:rsidRDefault="00D63530" w:rsidP="00D63530">
      <w:pPr>
        <w:jc w:val="center"/>
        <w:rPr>
          <w:ins w:id="420" w:author="Ryan" w:date="2017-03-20T21:40:00Z"/>
          <w:b/>
          <w:sz w:val="32"/>
          <w:szCs w:val="32"/>
          <w:u w:val="single"/>
        </w:rPr>
      </w:pPr>
    </w:p>
    <w:p w:rsidR="00D63530" w:rsidRDefault="00D63530" w:rsidP="00D63530">
      <w:pPr>
        <w:jc w:val="center"/>
        <w:rPr>
          <w:ins w:id="421" w:author="Ryan" w:date="2017-03-20T21:40:00Z"/>
          <w:b/>
          <w:sz w:val="32"/>
          <w:szCs w:val="32"/>
          <w:u w:val="single"/>
        </w:rPr>
      </w:pPr>
    </w:p>
    <w:p w:rsidR="00D63530" w:rsidRDefault="00D63530" w:rsidP="00D63530">
      <w:pPr>
        <w:jc w:val="center"/>
        <w:rPr>
          <w:ins w:id="422" w:author="Ryan" w:date="2017-03-20T21:40:00Z"/>
          <w:b/>
          <w:sz w:val="32"/>
          <w:szCs w:val="32"/>
          <w:u w:val="single"/>
        </w:rPr>
      </w:pPr>
    </w:p>
    <w:p w:rsidR="00D63530" w:rsidRPr="00A42228" w:rsidRDefault="00D63530" w:rsidP="00D63530">
      <w:pPr>
        <w:jc w:val="center"/>
        <w:rPr>
          <w:ins w:id="423" w:author="Ryan" w:date="2017-03-20T21:40:00Z"/>
          <w:b/>
          <w:sz w:val="32"/>
          <w:szCs w:val="32"/>
          <w:u w:val="single"/>
        </w:rPr>
      </w:pPr>
      <w:ins w:id="424" w:author="Ryan" w:date="2017-03-20T21:40:00Z">
        <w:r w:rsidRPr="00A42228">
          <w:rPr>
            <w:b/>
            <w:sz w:val="32"/>
            <w:szCs w:val="32"/>
            <w:u w:val="single"/>
          </w:rPr>
          <w:lastRenderedPageBreak/>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425" w:author="Ryan" w:date="2017-03-20T22:55:00Z"/>
          <w:b/>
          <w:u w:val="single"/>
          <w:rPrChange w:id="426" w:author="Ryan" w:date="2017-03-20T22:55:00Z">
            <w:rPr>
              <w:ins w:id="427" w:author="Ryan" w:date="2017-03-20T22:55:00Z"/>
            </w:rPr>
          </w:rPrChange>
        </w:rPr>
      </w:pPr>
      <w:ins w:id="428" w:author="Ryan" w:date="2017-03-20T22:55:00Z">
        <w:r w:rsidRPr="006C7D4F">
          <w:rPr>
            <w:b/>
            <w:u w:val="single"/>
            <w:rPrChange w:id="429" w:author="Ryan" w:date="2017-03-20T22:55:00Z">
              <w:rPr/>
            </w:rPrChange>
          </w:rPr>
          <w:t>Developers Thoughts:</w:t>
        </w:r>
      </w:ins>
    </w:p>
    <w:p w:rsidR="00D63530" w:rsidRDefault="00D63530" w:rsidP="00D63530">
      <w:pPr>
        <w:rPr>
          <w:ins w:id="430" w:author="Ryan" w:date="2017-03-20T22:55:00Z"/>
        </w:rPr>
      </w:pPr>
      <w:ins w:id="431" w:author="Ryan" w:date="2017-03-20T21:40:00Z">
        <w:r>
          <w:t>We evenly divided up the workload by assigning each person to work on two pages. We’ve managed to meet the minimum requirement for pages and we added more to the site.</w:t>
        </w:r>
      </w:ins>
    </w:p>
    <w:p w:rsidR="006C7D4F" w:rsidRDefault="006C7D4F" w:rsidP="006C7D4F">
      <w:pPr>
        <w:rPr>
          <w:ins w:id="432" w:author="Ryan" w:date="2017-03-20T22:55:00Z"/>
        </w:rPr>
        <w:pPrChange w:id="433" w:author="Ryan" w:date="2017-03-20T22:55:00Z">
          <w:pPr>
            <w:pStyle w:val="ListParagraph"/>
            <w:numPr>
              <w:numId w:val="3"/>
            </w:numPr>
            <w:ind w:hanging="360"/>
          </w:pPr>
        </w:pPrChange>
      </w:pPr>
      <w:ins w:id="434" w:author="Ryan" w:date="2017-03-20T22:55:00Z">
        <w:r>
          <w:t>The group is talking about the background</w:t>
        </w:r>
      </w:ins>
      <w:ins w:id="435" w:author="Ryan" w:date="2017-03-20T22:56:00Z">
        <w:r>
          <w:t xml:space="preserve"> of the website</w:t>
        </w:r>
      </w:ins>
      <w:ins w:id="436" w:author="Ryan" w:date="2017-03-20T22:55:00Z">
        <w:r>
          <w:t xml:space="preserve"> and deciding if it should remain white or add a background image/color.</w:t>
        </w:r>
      </w:ins>
    </w:p>
    <w:p w:rsidR="006C7D4F" w:rsidRDefault="006C7D4F" w:rsidP="00D63530">
      <w:pPr>
        <w:rPr>
          <w:ins w:id="437" w:author="Ryan" w:date="2017-03-20T21:40:00Z"/>
        </w:rPr>
      </w:pPr>
    </w:p>
    <w:p w:rsidR="00D63530" w:rsidRDefault="00D63530" w:rsidP="00D63530">
      <w:pPr>
        <w:rPr>
          <w:ins w:id="438" w:author="Ryan" w:date="2017-03-20T21:40:00Z"/>
          <w:b/>
          <w:u w:val="single"/>
        </w:rPr>
      </w:pPr>
      <w:ins w:id="439" w:author="Ryan" w:date="2017-03-20T21:40:00Z">
        <w:r w:rsidRPr="00A42228">
          <w:rPr>
            <w:b/>
            <w:u w:val="single"/>
          </w:rPr>
          <w:t>A/B Testing:</w:t>
        </w:r>
      </w:ins>
    </w:p>
    <w:p w:rsidR="00D63530" w:rsidRPr="00780132" w:rsidRDefault="00D63530" w:rsidP="00D63530">
      <w:pPr>
        <w:rPr>
          <w:ins w:id="440" w:author="Ryan" w:date="2017-03-20T21:40:00Z"/>
        </w:rPr>
      </w:pPr>
      <w:ins w:id="441"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442" w:author="Ryan" w:date="2017-02-16T22:20:00Z"/>
          <w:sz w:val="32"/>
          <w:szCs w:val="32"/>
        </w:rPr>
        <w:pPrChange w:id="443" w:author="Ryan" w:date="2017-02-16T22:20:00Z">
          <w:pPr/>
        </w:pPrChange>
      </w:pPr>
      <w:ins w:id="444"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445" w:author="Ryan" w:date="2017-03-20T21:41:00Z"/>
        </w:rPr>
      </w:pPr>
      <w:ins w:id="446" w:author="Ryan" w:date="2017-03-20T21:41:00Z">
        <w:r>
          <w:t>This is site A after we scroll down the page.</w:t>
        </w:r>
      </w:ins>
    </w:p>
    <w:p w:rsidR="00D63530" w:rsidRDefault="00F81DC8" w:rsidP="00D63530">
      <w:pPr>
        <w:tabs>
          <w:tab w:val="left" w:pos="1305"/>
        </w:tabs>
        <w:rPr>
          <w:ins w:id="447" w:author="Ryan" w:date="2017-03-20T21:43:00Z"/>
        </w:rPr>
        <w:pPrChange w:id="448" w:author="Ryan" w:date="2017-03-20T21:41:00Z">
          <w:pPr/>
        </w:pPrChange>
      </w:pPr>
      <w:ins w:id="449"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450" w:author="Ryan" w:date="2017-03-20T21:43:00Z"/>
        </w:rPr>
      </w:pPr>
      <w:ins w:id="451" w:author="Ryan" w:date="2017-03-20T21:43:00Z">
        <w:r>
          <w:t>Site B shows the navigation bar being movable. For the sake of saving room, we’ll just show it in action.</w:t>
        </w:r>
      </w:ins>
    </w:p>
    <w:p w:rsidR="00F81DC8" w:rsidRPr="00D63530" w:rsidRDefault="00F81DC8" w:rsidP="00D63530">
      <w:pPr>
        <w:tabs>
          <w:tab w:val="left" w:pos="1305"/>
        </w:tabs>
        <w:rPr>
          <w:ins w:id="452" w:author="Ryan" w:date="2017-03-20T21:41:00Z"/>
          <w:rPrChange w:id="453" w:author="Ryan" w:date="2017-03-20T21:41:00Z">
            <w:rPr>
              <w:ins w:id="454" w:author="Ryan" w:date="2017-03-20T21:41:00Z"/>
              <w:sz w:val="32"/>
              <w:szCs w:val="32"/>
            </w:rPr>
          </w:rPrChange>
        </w:rPr>
        <w:pPrChange w:id="455" w:author="Ryan" w:date="2017-03-20T21:41:00Z">
          <w:pPr/>
        </w:pPrChange>
      </w:pPr>
      <w:ins w:id="456"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457" w:author="Ryan" w:date="2017-03-20T21:44:00Z"/>
        </w:rPr>
      </w:pPr>
      <w:ins w:id="458"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459" w:author="Ryan" w:date="2017-03-20T21:44:00Z"/>
        </w:rPr>
      </w:pPr>
      <w:ins w:id="460"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461" w:author="Ryan" w:date="2017-03-20T22:46:00Z"/>
          <w:b/>
          <w:u w:val="single"/>
        </w:rPr>
      </w:pPr>
      <w:ins w:id="462"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rsidP="00A14252">
      <w:pPr>
        <w:pStyle w:val="ListParagraph"/>
        <w:numPr>
          <w:ilvl w:val="0"/>
          <w:numId w:val="3"/>
        </w:numPr>
        <w:rPr>
          <w:ins w:id="463" w:author="Ryan" w:date="2017-03-20T21:44:00Z"/>
        </w:rPr>
        <w:pPrChange w:id="464" w:author="Ryan" w:date="2017-03-20T22:46:00Z">
          <w:pPr/>
        </w:pPrChange>
      </w:pPr>
      <w:ins w:id="465" w:author="Ryan" w:date="2017-03-20T21:44:00Z">
        <w:r>
          <w:t>One issue is the button forms all are inconsistent with one another. This is primarily a result from using too many css files and will clean up the files in the near future.</w:t>
        </w:r>
      </w:ins>
    </w:p>
    <w:p w:rsidR="00F81DC8" w:rsidRDefault="00F81DC8" w:rsidP="00A14252">
      <w:pPr>
        <w:pStyle w:val="ListParagraph"/>
        <w:numPr>
          <w:ilvl w:val="0"/>
          <w:numId w:val="3"/>
        </w:numPr>
        <w:rPr>
          <w:ins w:id="466" w:author="Ryan" w:date="2017-03-20T21:44:00Z"/>
        </w:rPr>
        <w:pPrChange w:id="467" w:author="Ryan" w:date="2017-03-20T22:46:00Z">
          <w:pPr/>
        </w:pPrChange>
      </w:pPr>
      <w:ins w:id="468" w:author="Ryan" w:date="2017-03-20T21:44:00Z">
        <w:r>
          <w:lastRenderedPageBreak/>
          <w:t>Another issue is the navigation bar is not consistent. The logo and the sign-in-sing-up aren’t even in the navigation bar.</w:t>
        </w:r>
      </w:ins>
    </w:p>
    <w:p w:rsidR="006C7D4F" w:rsidRDefault="00F81DC8" w:rsidP="00F81DC8">
      <w:pPr>
        <w:rPr>
          <w:ins w:id="469" w:author="Ryan" w:date="2017-03-20T22:51:00Z"/>
          <w:b/>
          <w:u w:val="single"/>
        </w:rPr>
      </w:pPr>
      <w:ins w:id="470" w:author="Ryan" w:date="2017-03-20T21:44:00Z">
        <w:r w:rsidRPr="00A42228">
          <w:rPr>
            <w:b/>
            <w:u w:val="single"/>
          </w:rPr>
          <w:t>Additional Work:</w:t>
        </w:r>
        <w:r>
          <w:rPr>
            <w:b/>
            <w:u w:val="single"/>
          </w:rPr>
          <w:t xml:space="preserve"> </w:t>
        </w:r>
      </w:ins>
    </w:p>
    <w:p w:rsidR="006C7D4F" w:rsidRDefault="00F81DC8" w:rsidP="006C7D4F">
      <w:pPr>
        <w:pStyle w:val="ListParagraph"/>
        <w:numPr>
          <w:ilvl w:val="0"/>
          <w:numId w:val="4"/>
        </w:numPr>
        <w:rPr>
          <w:ins w:id="471" w:author="Ryan" w:date="2017-03-20T22:51:00Z"/>
        </w:rPr>
        <w:pPrChange w:id="472" w:author="Ryan" w:date="2017-03-20T22:51:00Z">
          <w:pPr/>
        </w:pPrChange>
      </w:pPr>
      <w:ins w:id="473" w:author="Ryan" w:date="2017-03-20T21:44:00Z">
        <w:r>
          <w:t>Fixing the form buttons</w:t>
        </w:r>
      </w:ins>
      <w:ins w:id="474" w:author="Ryan" w:date="2017-03-20T22:52:00Z">
        <w:r w:rsidR="006C7D4F">
          <w:t>.</w:t>
        </w:r>
      </w:ins>
    </w:p>
    <w:p w:rsidR="006C7D4F" w:rsidRDefault="006C7D4F" w:rsidP="006C7D4F">
      <w:pPr>
        <w:pStyle w:val="ListParagraph"/>
        <w:numPr>
          <w:ilvl w:val="0"/>
          <w:numId w:val="4"/>
        </w:numPr>
        <w:rPr>
          <w:ins w:id="475" w:author="Ryan" w:date="2017-03-20T22:51:00Z"/>
        </w:rPr>
        <w:pPrChange w:id="476" w:author="Ryan" w:date="2017-03-20T22:51:00Z">
          <w:pPr/>
        </w:pPrChange>
      </w:pPr>
      <w:ins w:id="477" w:author="Ryan" w:date="2017-03-20T21:44:00Z">
        <w:r>
          <w:t xml:space="preserve">Navigation bar needs </w:t>
        </w:r>
      </w:ins>
      <w:ins w:id="478" w:author="Ryan" w:date="2017-03-20T22:54:00Z">
        <w:r>
          <w:t>reworking.</w:t>
        </w:r>
      </w:ins>
    </w:p>
    <w:p w:rsidR="006C7D4F" w:rsidRDefault="006C7D4F" w:rsidP="006C7D4F">
      <w:pPr>
        <w:pStyle w:val="ListParagraph"/>
        <w:numPr>
          <w:ilvl w:val="0"/>
          <w:numId w:val="4"/>
        </w:numPr>
        <w:rPr>
          <w:ins w:id="479" w:author="Ryan" w:date="2017-03-20T21:44:00Z"/>
        </w:rPr>
        <w:pPrChange w:id="480" w:author="Ryan" w:date="2017-03-20T22:51:00Z">
          <w:pPr/>
        </w:pPrChange>
      </w:pPr>
      <w:ins w:id="481" w:author="Ryan" w:date="2017-03-20T21:44:00Z">
        <w:r>
          <w:t>Detail pages need reworking</w:t>
        </w:r>
      </w:ins>
      <w:ins w:id="482" w:author="Ryan" w:date="2017-03-20T22:51:00Z">
        <w:r>
          <w:t>.</w:t>
        </w:r>
      </w:ins>
    </w:p>
    <w:p w:rsidR="00F81DC8" w:rsidRPr="00D71388" w:rsidRDefault="006C7D4F" w:rsidP="006C7D4F">
      <w:pPr>
        <w:pStyle w:val="ListParagraph"/>
        <w:numPr>
          <w:ilvl w:val="0"/>
          <w:numId w:val="4"/>
        </w:numPr>
        <w:rPr>
          <w:ins w:id="483" w:author="Ryan" w:date="2017-03-20T21:44:00Z"/>
        </w:rPr>
        <w:pPrChange w:id="484" w:author="Ryan" w:date="2017-03-20T22:51:00Z">
          <w:pPr/>
        </w:pPrChange>
      </w:pPr>
      <w:ins w:id="485" w:author="Ryan" w:date="2017-03-20T21:44:00Z">
        <w:r>
          <w:t>P</w:t>
        </w:r>
        <w:r w:rsidR="00F81DC8">
          <w:t>ossible background rework.</w:t>
        </w:r>
      </w:ins>
    </w:p>
    <w:p w:rsidR="006C7D4F" w:rsidRDefault="00F81DC8" w:rsidP="00F81DC8">
      <w:pPr>
        <w:rPr>
          <w:ins w:id="486" w:author="Ryan" w:date="2017-03-20T22:54:00Z"/>
          <w:b/>
          <w:u w:val="single"/>
        </w:rPr>
      </w:pPr>
      <w:ins w:id="487" w:author="Ryan" w:date="2017-03-20T21:44:00Z">
        <w:r>
          <w:rPr>
            <w:b/>
            <w:u w:val="single"/>
          </w:rPr>
          <w:t>Deviations from Previous M</w:t>
        </w:r>
        <w:r w:rsidRPr="00A42228">
          <w:rPr>
            <w:b/>
            <w:u w:val="single"/>
          </w:rPr>
          <w:t>ilestones:</w:t>
        </w:r>
      </w:ins>
    </w:p>
    <w:p w:rsidR="00F81DC8" w:rsidRPr="006C7D4F" w:rsidRDefault="00F81DC8" w:rsidP="00F81DC8">
      <w:pPr>
        <w:rPr>
          <w:ins w:id="488" w:author="Ryan" w:date="2017-03-20T21:44:00Z"/>
          <w:b/>
          <w:u w:val="single"/>
          <w:rPrChange w:id="489" w:author="Ryan" w:date="2017-03-20T22:54:00Z">
            <w:rPr>
              <w:ins w:id="490" w:author="Ryan" w:date="2017-03-20T21:44:00Z"/>
            </w:rPr>
          </w:rPrChange>
        </w:rPr>
      </w:pPr>
      <w:ins w:id="491"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492" w:author="Ryan" w:date="2017-03-20T21:44:00Z"/>
        </w:rPr>
      </w:pPr>
      <w:ins w:id="493" w:author="Ryan" w:date="2017-03-20T21:44:00Z">
        <w:r>
          <w:t>Our table, which can be seen on the site called “release date” or table.html through the files.</w:t>
        </w:r>
      </w:ins>
    </w:p>
    <w:p w:rsidR="00F81DC8" w:rsidRDefault="00F81DC8">
      <w:pPr>
        <w:tabs>
          <w:tab w:val="left" w:pos="1305"/>
        </w:tabs>
        <w:jc w:val="center"/>
        <w:rPr>
          <w:ins w:id="494" w:author="Ryan" w:date="2017-03-20T21:44:00Z"/>
          <w:sz w:val="32"/>
          <w:szCs w:val="32"/>
        </w:rPr>
        <w:pPrChange w:id="495" w:author="Ryan" w:date="2017-02-16T22:20:00Z">
          <w:pPr/>
        </w:pPrChange>
      </w:pPr>
      <w:ins w:id="496"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497" w:author="Ryan" w:date="2017-03-20T21:45:00Z"/>
        </w:rPr>
      </w:pPr>
      <w:ins w:id="498" w:author="Ryan" w:date="2017-03-20T21:45:00Z">
        <w:r w:rsidRPr="00A42228">
          <w:t>Our form sign-in.</w:t>
        </w:r>
      </w:ins>
    </w:p>
    <w:p w:rsidR="00F81DC8" w:rsidRDefault="00F81DC8">
      <w:pPr>
        <w:tabs>
          <w:tab w:val="left" w:pos="1305"/>
        </w:tabs>
        <w:jc w:val="center"/>
        <w:rPr>
          <w:ins w:id="499" w:author="Ryan" w:date="2017-03-20T21:45:00Z"/>
          <w:sz w:val="32"/>
          <w:szCs w:val="32"/>
        </w:rPr>
        <w:pPrChange w:id="500" w:author="Ryan" w:date="2017-02-16T22:20:00Z">
          <w:pPr/>
        </w:pPrChange>
      </w:pPr>
      <w:ins w:id="501"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502" w:author="Ryan" w:date="2017-03-20T22:57:00Z"/>
          <w:sz w:val="32"/>
          <w:szCs w:val="32"/>
        </w:rPr>
        <w:pPrChange w:id="503" w:author="Ryan" w:date="2017-02-16T22:20:00Z">
          <w:pPr/>
        </w:pPrChange>
      </w:pPr>
    </w:p>
    <w:p w:rsidR="008A465E" w:rsidDel="00C36D81" w:rsidRDefault="00BC7888">
      <w:pPr>
        <w:jc w:val="center"/>
        <w:rPr>
          <w:ins w:id="504" w:author="Ryan" w:date="2017-02-01T19:22:00Z"/>
          <w:del w:id="505" w:author="yanhwan@gmail.com" w:date="2017-02-16T17:20:00Z"/>
          <w:sz w:val="32"/>
          <w:szCs w:val="32"/>
        </w:rPr>
        <w:pPrChange w:id="506" w:author="Ryan" w:date="2017-02-16T22:20:00Z">
          <w:pPr/>
        </w:pPrChange>
      </w:pPr>
      <w:ins w:id="507" w:author="Ryan" w:date="2017-02-16T22:20:00Z">
        <w:r>
          <w:rPr>
            <w:sz w:val="32"/>
            <w:szCs w:val="32"/>
          </w:rPr>
          <w:t>End of Appendix</w:t>
        </w:r>
      </w:ins>
      <w:ins w:id="508" w:author="Ryan" w:date="2017-02-01T19:22:00Z">
        <w:del w:id="509" w:author="yanhwan@gmail.com" w:date="2017-02-16T17:20:00Z">
          <w:r w:rsidR="00EE15D0" w:rsidDel="00C36D81">
            <w:rPr>
              <w:sz w:val="32"/>
              <w:szCs w:val="32"/>
            </w:rPr>
            <w:tab/>
          </w:r>
        </w:del>
      </w:ins>
      <w:ins w:id="510" w:author="Ryan" w:date="2017-02-12T14:14:00Z">
        <w:del w:id="511" w:author="yanhwan@gmail.com" w:date="2017-02-16T17:05:00Z">
          <w:r w:rsidR="00A22E7C">
            <w:rPr>
              <w:sz w:val="32"/>
              <w:szCs w:val="32"/>
            </w:rPr>
            <w:pict>
              <v:shape id="_x0000_i1031" type="#_x0000_t75" style="width:467.25pt;height:595.5pt">
                <v:imagedata r:id="rId37" o:title="sign up pop up"/>
              </v:shape>
            </w:pict>
          </w:r>
          <w:r w:rsidR="00A22E7C">
            <w:rPr>
              <w:sz w:val="32"/>
              <w:szCs w:val="32"/>
            </w:rPr>
            <w:pict>
              <v:shape id="_x0000_i1032" type="#_x0000_t75" style="width:467.25pt;height:595.5pt">
                <v:imagedata r:id="rId38" o:title="main page"/>
              </v:shape>
            </w:pict>
          </w:r>
          <w:r w:rsidR="00A22E7C">
            <w:rPr>
              <w:sz w:val="32"/>
              <w:szCs w:val="32"/>
            </w:rPr>
            <w:pict>
              <v:shape id="_x0000_i1033" type="#_x0000_t75" style="width:467.25pt;height:595.5pt">
                <v:imagedata r:id="rId39" o:title="specific category for game news"/>
              </v:shape>
            </w:pict>
          </w:r>
        </w:del>
      </w:ins>
      <w:ins w:id="512" w:author="Ryan" w:date="2017-02-12T14:15:00Z">
        <w:del w:id="513" w:author="yanhwan@gmail.com" w:date="2017-02-16T17:05:00Z">
          <w:r w:rsidR="00A22E7C">
            <w:rPr>
              <w:sz w:val="32"/>
              <w:szCs w:val="32"/>
            </w:rPr>
            <w:pict>
              <v:shape id="_x0000_i1034" type="#_x0000_t75" style="width:467.25pt;height:595.5pt">
                <v:imagedata r:id="rId39" o:title="specific category for game news"/>
              </v:shape>
            </w:pict>
          </w:r>
        </w:del>
      </w:ins>
    </w:p>
    <w:p w:rsidR="00EE15D0" w:rsidRPr="00EE15D0" w:rsidRDefault="00645BF5">
      <w:pPr>
        <w:tabs>
          <w:tab w:val="left" w:pos="1305"/>
        </w:tabs>
        <w:jc w:val="center"/>
        <w:rPr>
          <w:sz w:val="32"/>
          <w:szCs w:val="32"/>
        </w:rPr>
        <w:pPrChange w:id="514" w:author="Ryan" w:date="2017-02-16T22:20:00Z">
          <w:pPr/>
        </w:pPrChange>
      </w:pPr>
      <w:del w:id="515"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0" o:title=""/>
              <w10:wrap type="square"/>
            </v:shape>
            <o:OLEObject Type="Embed" ProgID="Word.Document.12" ShapeID="_x0000_s1026" DrawAspect="Icon" ObjectID="_1551557196" r:id="rId41">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77D5"/>
    <w:rsid w:val="000D14D2"/>
    <w:rsid w:val="000D4812"/>
    <w:rsid w:val="001068EB"/>
    <w:rsid w:val="001540F3"/>
    <w:rsid w:val="00237CD8"/>
    <w:rsid w:val="00350CB5"/>
    <w:rsid w:val="003B78FF"/>
    <w:rsid w:val="004251B8"/>
    <w:rsid w:val="0054349B"/>
    <w:rsid w:val="005538DB"/>
    <w:rsid w:val="005706AA"/>
    <w:rsid w:val="00645BF5"/>
    <w:rsid w:val="0068196D"/>
    <w:rsid w:val="006C7D4F"/>
    <w:rsid w:val="007220F8"/>
    <w:rsid w:val="007245D9"/>
    <w:rsid w:val="0075461E"/>
    <w:rsid w:val="00764D28"/>
    <w:rsid w:val="00780132"/>
    <w:rsid w:val="00780D1E"/>
    <w:rsid w:val="007A76EC"/>
    <w:rsid w:val="007B1076"/>
    <w:rsid w:val="007D45A8"/>
    <w:rsid w:val="007E3482"/>
    <w:rsid w:val="008906E4"/>
    <w:rsid w:val="008A465E"/>
    <w:rsid w:val="008C52EE"/>
    <w:rsid w:val="008C6D3C"/>
    <w:rsid w:val="008D4A9F"/>
    <w:rsid w:val="008D4FDC"/>
    <w:rsid w:val="00935179"/>
    <w:rsid w:val="009C5ABE"/>
    <w:rsid w:val="00A14252"/>
    <w:rsid w:val="00A22E7C"/>
    <w:rsid w:val="00A625FF"/>
    <w:rsid w:val="00A77BA2"/>
    <w:rsid w:val="00AC4A99"/>
    <w:rsid w:val="00B1158A"/>
    <w:rsid w:val="00B44622"/>
    <w:rsid w:val="00B548BD"/>
    <w:rsid w:val="00B60058"/>
    <w:rsid w:val="00BA36A5"/>
    <w:rsid w:val="00BC7888"/>
    <w:rsid w:val="00BE5F68"/>
    <w:rsid w:val="00C36D81"/>
    <w:rsid w:val="00C65D8D"/>
    <w:rsid w:val="00D11348"/>
    <w:rsid w:val="00D332D2"/>
    <w:rsid w:val="00D63530"/>
    <w:rsid w:val="00D71388"/>
    <w:rsid w:val="00E07D84"/>
    <w:rsid w:val="00E37E0A"/>
    <w:rsid w:val="00E44667"/>
    <w:rsid w:val="00E52C8B"/>
    <w:rsid w:val="00EA3211"/>
    <w:rsid w:val="00EA4DFE"/>
    <w:rsid w:val="00EE15D0"/>
    <w:rsid w:val="00EF7C47"/>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8011C0"/>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tmp"/><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61E52-FCC7-4F60-81E8-A310CED2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3</cp:revision>
  <dcterms:created xsi:type="dcterms:W3CDTF">2017-03-21T06:20:00Z</dcterms:created>
  <dcterms:modified xsi:type="dcterms:W3CDTF">2017-03-21T06:20:00Z</dcterms:modified>
</cp:coreProperties>
</file>