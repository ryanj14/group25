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E87" w:rsidRPr="008A465E" w:rsidRDefault="00A77BA2" w:rsidP="00C15E87">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w:t>
        </w:r>
      </w:ins>
      <w:del w:id="3" w:author="Ryan" w:date="2017-03-21T07:15:00Z">
        <w:r w:rsidRPr="008A465E" w:rsidDel="00C15E87">
          <w:rPr>
            <w:sz w:val="36"/>
            <w:szCs w:val="36"/>
            <w:rPrChange w:id="4" w:author="Ryan" w:date="2017-02-01T19:00:00Z">
              <w:rPr/>
            </w:rPrChange>
          </w:rPr>
          <w:delText xml:space="preserve"> </w:delText>
        </w:r>
      </w:del>
      <w:ins w:id="5" w:author="Ryan" w:date="2017-03-21T07:15:00Z">
        <w:r w:rsidR="00C15E87">
          <w:rPr>
            <w:sz w:val="36"/>
            <w:szCs w:val="36"/>
          </w:rPr>
          <w:t>25</w:t>
        </w:r>
        <w:r w:rsidR="00C15E87" w:rsidRPr="008A465E">
          <w:rPr>
            <w:sz w:val="36"/>
            <w:szCs w:val="36"/>
          </w:rPr>
          <w:t xml:space="preserve"> </w:t>
        </w:r>
        <w:r w:rsidR="00C7454F">
          <w:rPr>
            <w:sz w:val="36"/>
            <w:szCs w:val="36"/>
          </w:rPr>
          <w:t>Webd</w:t>
        </w:r>
        <w:r w:rsidR="00C15E87">
          <w:rPr>
            <w:sz w:val="36"/>
            <w:szCs w:val="36"/>
          </w:rPr>
          <w:t xml:space="preserve">ev </w:t>
        </w:r>
      </w:ins>
      <w:r w:rsidRPr="008A465E">
        <w:rPr>
          <w:sz w:val="36"/>
          <w:szCs w:val="36"/>
          <w:rPrChange w:id="6" w:author="Ryan" w:date="2017-02-01T19:00:00Z">
            <w:rPr/>
          </w:rPrChange>
        </w:rPr>
        <w:t>Project</w:t>
      </w:r>
    </w:p>
    <w:p w:rsidR="00A77BA2" w:rsidRDefault="00A77BA2" w:rsidP="00A77BA2">
      <w:pPr>
        <w:jc w:val="center"/>
        <w:rPr>
          <w:ins w:id="7" w:author="Ryan" w:date="2017-03-21T07:15:00Z"/>
          <w:sz w:val="28"/>
          <w:szCs w:val="28"/>
        </w:rPr>
      </w:pPr>
      <w:r w:rsidRPr="008A465E">
        <w:rPr>
          <w:sz w:val="28"/>
          <w:szCs w:val="28"/>
          <w:rPrChange w:id="8" w:author="Ryan" w:date="2017-02-01T19:00:00Z">
            <w:rPr/>
          </w:rPrChange>
        </w:rPr>
        <w:t>Video Game News</w:t>
      </w:r>
      <w:ins w:id="9" w:author="Ryan" w:date="2017-02-01T19:02:00Z">
        <w:r w:rsidR="008A465E">
          <w:rPr>
            <w:sz w:val="28"/>
            <w:szCs w:val="28"/>
          </w:rPr>
          <w:t xml:space="preserve"> Site</w:t>
        </w:r>
      </w:ins>
    </w:p>
    <w:p w:rsidR="00C15E87" w:rsidRPr="00350DC8" w:rsidRDefault="00C15E87" w:rsidP="00C15E87">
      <w:pPr>
        <w:spacing w:after="0"/>
        <w:jc w:val="center"/>
        <w:rPr>
          <w:ins w:id="10" w:author="Ryan" w:date="2017-03-21T07:15:00Z"/>
          <w:sz w:val="24"/>
          <w:szCs w:val="24"/>
        </w:rPr>
      </w:pPr>
      <w:ins w:id="11" w:author="Ryan" w:date="2017-03-21T07:15:00Z">
        <w:r w:rsidRPr="00350DC8">
          <w:rPr>
            <w:sz w:val="24"/>
            <w:szCs w:val="24"/>
          </w:rPr>
          <w:t>Project Leader: Ryan Joseph</w:t>
        </w:r>
      </w:ins>
    </w:p>
    <w:p w:rsidR="00C15E87" w:rsidRDefault="00C15E87" w:rsidP="00C15E87">
      <w:pPr>
        <w:jc w:val="center"/>
        <w:rPr>
          <w:ins w:id="12" w:author="Ryan" w:date="2017-02-01T19:09:00Z"/>
          <w:sz w:val="28"/>
          <w:szCs w:val="28"/>
        </w:rPr>
      </w:pPr>
      <w:ins w:id="13" w:author="Ryan" w:date="2017-03-21T07:15:00Z">
        <w:r w:rsidRPr="00350DC8">
          <w:rPr>
            <w:sz w:val="24"/>
            <w:szCs w:val="24"/>
          </w:rPr>
          <w:t>Members: Ken Wu, Xing Wei</w:t>
        </w:r>
      </w:ins>
    </w:p>
    <w:customXmlInsRangeStart w:id="14"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14"/>
        <w:p w:rsidR="00E52C8B" w:rsidRPr="009C5ABE" w:rsidRDefault="007B1076">
          <w:pPr>
            <w:pStyle w:val="TOCHeading"/>
            <w:rPr>
              <w:ins w:id="15" w:author="Ryan" w:date="2017-02-01T19:10:00Z"/>
            </w:rPr>
          </w:pPr>
          <w:ins w:id="16" w:author="Ryan" w:date="2017-02-01T19:10:00Z">
            <w:r>
              <w:t>Table of Contents</w:t>
            </w:r>
          </w:ins>
        </w:p>
        <w:p w:rsidR="00E52C8B" w:rsidRDefault="00764D28">
          <w:pPr>
            <w:pStyle w:val="TOC1"/>
            <w:rPr>
              <w:ins w:id="17" w:author="Ryan" w:date="2017-02-12T14:21:00Z"/>
              <w:b/>
              <w:bCs/>
            </w:rPr>
          </w:pPr>
          <w:ins w:id="18" w:author="Ryan" w:date="2017-02-02T11:18:00Z">
            <w:r>
              <w:rPr>
                <w:b/>
                <w:bCs/>
              </w:rPr>
              <w:t xml:space="preserve">Milestone </w:t>
            </w:r>
          </w:ins>
          <w:ins w:id="19" w:author="Ryan" w:date="2017-02-12T14:21:00Z">
            <w:r w:rsidR="00CF7EF9">
              <w:rPr>
                <w:b/>
                <w:bCs/>
              </w:rPr>
              <w:t>5</w:t>
            </w:r>
          </w:ins>
          <w:ins w:id="20" w:author="Ryan" w:date="2017-02-01T19:10:00Z">
            <w:r w:rsidR="007B1076">
              <w:ptab w:relativeTo="margin" w:alignment="right" w:leader="dot"/>
            </w:r>
            <w:r w:rsidR="007B1076">
              <w:rPr>
                <w:b/>
                <w:bCs/>
              </w:rPr>
              <w:t>1</w:t>
            </w:r>
          </w:ins>
          <w:ins w:id="21" w:author="Ryan" w:date="2017-03-21T07:42:00Z">
            <w:r w:rsidR="00865300">
              <w:rPr>
                <w:b/>
                <w:bCs/>
              </w:rPr>
              <w:t>-3</w:t>
            </w:r>
          </w:ins>
        </w:p>
        <w:p w:rsidR="00E52C8B" w:rsidRPr="00AD6FA1" w:rsidRDefault="00E52C8B" w:rsidP="00E52C8B">
          <w:pPr>
            <w:pStyle w:val="TOC1"/>
            <w:rPr>
              <w:ins w:id="22" w:author="Ryan" w:date="2017-02-12T14:21:00Z"/>
              <w:b/>
              <w:bCs/>
            </w:rPr>
          </w:pPr>
          <w:ins w:id="23" w:author="Ryan" w:date="2017-02-12T14:21:00Z">
            <w:r>
              <w:rPr>
                <w:b/>
                <w:bCs/>
              </w:rPr>
              <w:t>Appendix A (Milestone 1)</w:t>
            </w:r>
            <w:r>
              <w:ptab w:relativeTo="margin" w:alignment="right" w:leader="dot"/>
            </w:r>
            <w:r w:rsidR="00865300">
              <w:rPr>
                <w:b/>
                <w:bCs/>
              </w:rPr>
              <w:t>3-4</w:t>
            </w:r>
          </w:ins>
        </w:p>
        <w:p w:rsidR="00D63530" w:rsidRDefault="007B1076">
          <w:pPr>
            <w:pStyle w:val="TOC1"/>
            <w:rPr>
              <w:ins w:id="24" w:author="Ryan" w:date="2017-03-20T21:39:00Z"/>
              <w:b/>
              <w:bCs/>
            </w:rPr>
            <w:pPrChange w:id="25" w:author="Ryan" w:date="2017-02-01T19:13:00Z">
              <w:pPr>
                <w:pStyle w:val="TOC3"/>
                <w:ind w:left="446"/>
              </w:pPr>
            </w:pPrChange>
          </w:pPr>
          <w:ins w:id="26" w:author="Ryan" w:date="2017-02-01T19:12:00Z">
            <w:r>
              <w:rPr>
                <w:b/>
                <w:bCs/>
              </w:rPr>
              <w:t>Appendix B</w:t>
            </w:r>
          </w:ins>
          <w:ins w:id="27" w:author="Ryan" w:date="2017-02-02T11:18:00Z">
            <w:r w:rsidR="00764D28">
              <w:rPr>
                <w:b/>
                <w:bCs/>
              </w:rPr>
              <w:t xml:space="preserve"> (Milestone 2)</w:t>
            </w:r>
          </w:ins>
          <w:ins w:id="28" w:author="Ryan" w:date="2017-02-01T19:10:00Z">
            <w:r>
              <w:ptab w:relativeTo="margin" w:alignment="right" w:leader="dot"/>
            </w:r>
            <w:r w:rsidR="00865300">
              <w:rPr>
                <w:b/>
                <w:bCs/>
              </w:rPr>
              <w:t>5</w:t>
            </w:r>
          </w:ins>
          <w:ins w:id="29" w:author="Ryan" w:date="2017-03-20T21:47:00Z">
            <w:r w:rsidR="00865300">
              <w:rPr>
                <w:b/>
                <w:bCs/>
              </w:rPr>
              <w:t>-17</w:t>
            </w:r>
          </w:ins>
        </w:p>
        <w:p w:rsidR="00CF7EF9" w:rsidRDefault="00D63530">
          <w:pPr>
            <w:pStyle w:val="TOC1"/>
            <w:rPr>
              <w:ins w:id="30" w:author="Ryan" w:date="2017-04-10T06:58:00Z"/>
              <w:b/>
              <w:bCs/>
            </w:rPr>
            <w:pPrChange w:id="31" w:author="Ryan" w:date="2017-03-20T21:39:00Z">
              <w:pPr>
                <w:pStyle w:val="TOC3"/>
                <w:ind w:left="446"/>
              </w:pPr>
            </w:pPrChange>
          </w:pPr>
          <w:ins w:id="32" w:author="Ryan" w:date="2017-03-20T21:39:00Z">
            <w:r>
              <w:rPr>
                <w:b/>
                <w:bCs/>
              </w:rPr>
              <w:t>Appendix C (Milestone 3)</w:t>
            </w:r>
            <w:r>
              <w:ptab w:relativeTo="margin" w:alignment="right" w:leader="dot"/>
            </w:r>
            <w:r w:rsidR="0009662B">
              <w:rPr>
                <w:b/>
                <w:bCs/>
              </w:rPr>
              <w:t>1</w:t>
            </w:r>
            <w:r w:rsidR="00865300">
              <w:rPr>
                <w:b/>
                <w:bCs/>
              </w:rPr>
              <w:t>8-33</w:t>
            </w:r>
          </w:ins>
        </w:p>
        <w:p w:rsidR="007B1076" w:rsidRPr="00CF7EF9" w:rsidRDefault="00CF7EF9" w:rsidP="00CF7EF9">
          <w:pPr>
            <w:pStyle w:val="TOC1"/>
            <w:rPr>
              <w:ins w:id="33" w:author="Ryan" w:date="2017-02-01T19:10:00Z"/>
              <w:rPrChange w:id="34" w:author="Ryan" w:date="2017-04-10T06:58:00Z">
                <w:rPr>
                  <w:ins w:id="35" w:author="Ryan" w:date="2017-02-01T19:10:00Z"/>
                </w:rPr>
              </w:rPrChange>
            </w:rPr>
            <w:pPrChange w:id="36" w:author="Ryan" w:date="2017-04-10T06:58:00Z">
              <w:pPr>
                <w:pStyle w:val="TOC3"/>
                <w:ind w:left="446"/>
              </w:pPr>
            </w:pPrChange>
          </w:pPr>
          <w:ins w:id="37" w:author="Ryan" w:date="2017-04-10T06:58:00Z">
            <w:r>
              <w:rPr>
                <w:b/>
                <w:bCs/>
              </w:rPr>
              <w:t>Appendix D (Milestone 4</w:t>
            </w:r>
            <w:r>
              <w:rPr>
                <w:b/>
                <w:bCs/>
              </w:rPr>
              <w:t>)</w:t>
            </w:r>
            <w:r>
              <w:ptab w:relativeTo="margin" w:alignment="right" w:leader="dot"/>
            </w:r>
            <w:r>
              <w:rPr>
                <w:b/>
                <w:bCs/>
              </w:rPr>
              <w:t>32</w:t>
            </w:r>
            <w:r>
              <w:rPr>
                <w:b/>
                <w:bCs/>
              </w:rPr>
              <w:t>-3</w:t>
            </w:r>
            <w:r>
              <w:rPr>
                <w:b/>
                <w:bCs/>
              </w:rPr>
              <w:t>4</w:t>
            </w:r>
          </w:ins>
        </w:p>
        <w:customXmlInsRangeStart w:id="38" w:author="Ryan" w:date="2017-02-01T19:10:00Z"/>
      </w:sdtContent>
    </w:sdt>
    <w:customXmlInsRangeEnd w:id="38"/>
    <w:p w:rsidR="007B1076" w:rsidRDefault="007B1076" w:rsidP="00A77BA2">
      <w:pPr>
        <w:jc w:val="center"/>
        <w:rPr>
          <w:ins w:id="39" w:author="Ryan" w:date="2017-04-10T06:59:00Z"/>
          <w:sz w:val="28"/>
          <w:szCs w:val="28"/>
        </w:rPr>
      </w:pPr>
    </w:p>
    <w:p w:rsidR="00CF7EF9" w:rsidRDefault="00CF7EF9" w:rsidP="00A77BA2">
      <w:pPr>
        <w:jc w:val="center"/>
        <w:rPr>
          <w:ins w:id="40" w:author="Ryan" w:date="2017-04-10T07:01:00Z"/>
          <w:b/>
          <w:sz w:val="32"/>
          <w:szCs w:val="32"/>
          <w:u w:val="single"/>
        </w:rPr>
      </w:pPr>
      <w:ins w:id="41" w:author="Ryan" w:date="2017-04-10T06:59:00Z">
        <w:r w:rsidRPr="00CF7EF9">
          <w:rPr>
            <w:b/>
            <w:sz w:val="32"/>
            <w:szCs w:val="32"/>
            <w:u w:val="single"/>
            <w:rPrChange w:id="42" w:author="Ryan" w:date="2017-04-10T07:01:00Z">
              <w:rPr>
                <w:sz w:val="28"/>
                <w:szCs w:val="28"/>
              </w:rPr>
            </w:rPrChange>
          </w:rPr>
          <w:t>Project Milestone #5:</w:t>
        </w:r>
      </w:ins>
      <w:ins w:id="43" w:author="Ryan" w:date="2017-04-10T07:00:00Z">
        <w:r w:rsidRPr="00CF7EF9">
          <w:rPr>
            <w:b/>
            <w:sz w:val="32"/>
            <w:szCs w:val="32"/>
            <w:u w:val="single"/>
            <w:rPrChange w:id="44" w:author="Ryan" w:date="2017-04-10T07:01:00Z">
              <w:rPr>
                <w:sz w:val="28"/>
                <w:szCs w:val="28"/>
              </w:rPr>
            </w:rPrChange>
          </w:rPr>
          <w:t xml:space="preserve"> Server Side Programming</w:t>
        </w:r>
      </w:ins>
    </w:p>
    <w:p w:rsidR="00CF7EF9" w:rsidRDefault="00CF7EF9" w:rsidP="00CF7EF9">
      <w:pPr>
        <w:rPr>
          <w:ins w:id="45" w:author="Ryan" w:date="2017-04-10T07:06:00Z"/>
        </w:rPr>
        <w:pPrChange w:id="46" w:author="Ryan" w:date="2017-04-10T07:01:00Z">
          <w:pPr>
            <w:jc w:val="center"/>
          </w:pPr>
        </w:pPrChange>
      </w:pPr>
      <w:ins w:id="47" w:author="Ryan" w:date="2017-04-10T07:01:00Z">
        <w:r>
          <w:t>Developers Thoughts:</w:t>
        </w:r>
      </w:ins>
    </w:p>
    <w:p w:rsidR="00CF7EF9" w:rsidRDefault="00CF7EF9" w:rsidP="00CF7EF9">
      <w:pPr>
        <w:rPr>
          <w:ins w:id="48" w:author="Ryan" w:date="2017-04-10T07:03:00Z"/>
        </w:rPr>
        <w:pPrChange w:id="49" w:author="Ryan" w:date="2017-04-10T07:01:00Z">
          <w:pPr>
            <w:jc w:val="center"/>
          </w:pPr>
        </w:pPrChange>
      </w:pPr>
      <w:ins w:id="50" w:author="Ryan" w:date="2017-04-10T07:06:00Z">
        <w:r>
          <w:t xml:space="preserve">We’ve scraped the idea of comments from the website because the programming that </w:t>
        </w:r>
      </w:ins>
      <w:ins w:id="51" w:author="Ryan" w:date="2017-04-10T07:07:00Z">
        <w:r>
          <w:t>functionality</w:t>
        </w:r>
      </w:ins>
      <w:ins w:id="52" w:author="Ryan" w:date="2017-04-10T07:06:00Z">
        <w:r>
          <w:t xml:space="preserve"> </w:t>
        </w:r>
      </w:ins>
      <w:ins w:id="53" w:author="Ryan" w:date="2017-04-10T07:07:00Z">
        <w:r>
          <w:t xml:space="preserve">would be </w:t>
        </w:r>
      </w:ins>
      <w:ins w:id="54" w:author="Ryan" w:date="2017-04-10T07:08:00Z">
        <w:r>
          <w:t>too</w:t>
        </w:r>
      </w:ins>
      <w:ins w:id="55" w:author="Ryan" w:date="2017-04-10T07:07:00Z">
        <w:r>
          <w:t xml:space="preserve"> large of a project for our </w:t>
        </w:r>
      </w:ins>
      <w:ins w:id="56" w:author="Ryan" w:date="2017-04-10T07:08:00Z">
        <w:r>
          <w:t>three-man</w:t>
        </w:r>
      </w:ins>
      <w:ins w:id="57" w:author="Ryan" w:date="2017-04-10T07:07:00Z">
        <w:r>
          <w:t xml:space="preserve"> team</w:t>
        </w:r>
      </w:ins>
      <w:ins w:id="58" w:author="Ryan" w:date="2017-04-10T07:08:00Z">
        <w:r>
          <w:t>; Instead we’re goin</w:t>
        </w:r>
        <w:r w:rsidR="00C30493">
          <w:t>g for a forum page for our site</w:t>
        </w:r>
      </w:ins>
      <w:ins w:id="59" w:author="Ryan" w:date="2017-04-10T07:09:00Z">
        <w:r w:rsidR="00C30493">
          <w:t xml:space="preserve"> over the comments</w:t>
        </w:r>
      </w:ins>
      <w:ins w:id="60" w:author="Ryan" w:date="2017-04-10T07:08:00Z">
        <w:r w:rsidR="00C30493">
          <w:t>. Coding</w:t>
        </w:r>
      </w:ins>
      <w:ins w:id="61" w:author="Ryan" w:date="2017-04-10T07:10:00Z">
        <w:r w:rsidR="00C30493">
          <w:t xml:space="preserve">, debugging, and testing would be a lot easier than checking to make sure that all </w:t>
        </w:r>
      </w:ins>
      <w:ins w:id="62" w:author="Ryan" w:date="2017-04-10T07:17:00Z">
        <w:r w:rsidR="00C30493">
          <w:t>page’s</w:t>
        </w:r>
      </w:ins>
      <w:ins w:id="63" w:author="Ryan" w:date="2017-04-10T07:10:00Z">
        <w:r w:rsidR="00C30493">
          <w:t xml:space="preserve"> work.</w:t>
        </w:r>
      </w:ins>
    </w:p>
    <w:p w:rsidR="00CF7EF9" w:rsidRDefault="00CF7EF9" w:rsidP="00CF7EF9">
      <w:pPr>
        <w:rPr>
          <w:ins w:id="64" w:author="Ryan" w:date="2017-04-10T07:03:00Z"/>
        </w:rPr>
        <w:pPrChange w:id="65" w:author="Ryan" w:date="2017-04-10T07:01:00Z">
          <w:pPr>
            <w:jc w:val="center"/>
          </w:pPr>
        </w:pPrChange>
      </w:pPr>
      <w:ins w:id="66" w:author="Ryan" w:date="2017-04-10T07:03:00Z">
        <w:r>
          <w:t>URL:</w:t>
        </w:r>
      </w:ins>
    </w:p>
    <w:p w:rsidR="00CF7EF9" w:rsidRDefault="00CF7EF9" w:rsidP="00CF7EF9">
      <w:pPr>
        <w:rPr>
          <w:ins w:id="67" w:author="Ryan" w:date="2017-04-10T07:03:00Z"/>
        </w:rPr>
        <w:pPrChange w:id="68" w:author="Ryan" w:date="2017-04-10T07:01:00Z">
          <w:pPr>
            <w:jc w:val="center"/>
          </w:pPr>
        </w:pPrChange>
      </w:pPr>
      <w:ins w:id="69" w:author="Ryan" w:date="2017-04-10T07:03:00Z">
        <w:r>
          <w:t>Items completed For This Milestone:</w:t>
        </w:r>
      </w:ins>
    </w:p>
    <w:p w:rsidR="00CF7EF9" w:rsidRDefault="00CF7EF9" w:rsidP="00CF7EF9">
      <w:pPr>
        <w:rPr>
          <w:ins w:id="70" w:author="Ryan" w:date="2017-04-10T07:03:00Z"/>
        </w:rPr>
        <w:pPrChange w:id="71" w:author="Ryan" w:date="2017-04-10T07:01:00Z">
          <w:pPr>
            <w:jc w:val="center"/>
          </w:pPr>
        </w:pPrChange>
      </w:pPr>
      <w:ins w:id="72" w:author="Ryan" w:date="2017-04-10T07:03:00Z">
        <w:r>
          <w:t>Additional Work:</w:t>
        </w:r>
      </w:ins>
    </w:p>
    <w:p w:rsidR="00CF7EF9" w:rsidRDefault="00CF7EF9" w:rsidP="00CF7EF9">
      <w:pPr>
        <w:rPr>
          <w:ins w:id="73" w:author="Ryan" w:date="2017-04-10T07:01:00Z"/>
        </w:rPr>
        <w:pPrChange w:id="74" w:author="Ryan" w:date="2017-04-10T07:01:00Z">
          <w:pPr>
            <w:jc w:val="center"/>
          </w:pPr>
        </w:pPrChange>
      </w:pPr>
      <w:ins w:id="75" w:author="Ryan" w:date="2017-04-10T07:03:00Z">
        <w:r>
          <w:t>Key Issues:</w:t>
        </w:r>
      </w:ins>
    </w:p>
    <w:p w:rsidR="00CF7EF9" w:rsidRDefault="00C30493" w:rsidP="00CF7EF9">
      <w:pPr>
        <w:rPr>
          <w:ins w:id="76" w:author="Ryan" w:date="2017-04-10T07:17:00Z"/>
        </w:rPr>
        <w:pPrChange w:id="77" w:author="Ryan" w:date="2017-04-10T07:01:00Z">
          <w:pPr>
            <w:jc w:val="center"/>
          </w:pPr>
        </w:pPrChange>
      </w:pPr>
      <w:ins w:id="78" w:author="Ryan" w:date="2017-04-10T07:17:00Z">
        <w:r>
          <w:t>List of objectives for the milestone:</w:t>
        </w:r>
      </w:ins>
    </w:p>
    <w:p w:rsidR="00C30493" w:rsidRDefault="00C30493" w:rsidP="00C30493">
      <w:pPr>
        <w:pStyle w:val="ListParagraph"/>
        <w:numPr>
          <w:ilvl w:val="0"/>
          <w:numId w:val="7"/>
        </w:numPr>
        <w:rPr>
          <w:ins w:id="79" w:author="Ryan" w:date="2017-04-10T07:17:00Z"/>
        </w:rPr>
        <w:pPrChange w:id="80" w:author="Ryan" w:date="2017-04-10T07:17:00Z">
          <w:pPr>
            <w:jc w:val="center"/>
          </w:pPr>
        </w:pPrChange>
      </w:pPr>
      <w:ins w:id="81" w:author="Ryan" w:date="2017-04-10T07:17:00Z">
        <w:r>
          <w:t>Rework the wireframes</w:t>
        </w:r>
      </w:ins>
      <w:ins w:id="82" w:author="Ryan" w:date="2017-04-10T07:20:00Z">
        <w:r w:rsidR="00EE3640">
          <w:t>/ sitemap</w:t>
        </w:r>
      </w:ins>
    </w:p>
    <w:p w:rsidR="00C30493" w:rsidRDefault="00C30493" w:rsidP="00C30493">
      <w:pPr>
        <w:pStyle w:val="ListParagraph"/>
        <w:numPr>
          <w:ilvl w:val="0"/>
          <w:numId w:val="7"/>
        </w:numPr>
        <w:rPr>
          <w:ins w:id="83" w:author="Ryan" w:date="2017-04-10T07:17:00Z"/>
        </w:rPr>
        <w:pPrChange w:id="84" w:author="Ryan" w:date="2017-04-10T07:17:00Z">
          <w:pPr>
            <w:jc w:val="center"/>
          </w:pPr>
        </w:pPrChange>
      </w:pPr>
      <w:ins w:id="85" w:author="Ryan" w:date="2017-04-10T07:17:00Z">
        <w:r>
          <w:t>PHP for log-in/log-out</w:t>
        </w:r>
      </w:ins>
    </w:p>
    <w:p w:rsidR="00C30493" w:rsidRDefault="00C30493" w:rsidP="00C30493">
      <w:pPr>
        <w:pStyle w:val="ListParagraph"/>
        <w:numPr>
          <w:ilvl w:val="0"/>
          <w:numId w:val="7"/>
        </w:numPr>
        <w:rPr>
          <w:ins w:id="86" w:author="Ryan" w:date="2017-04-10T07:18:00Z"/>
        </w:rPr>
        <w:pPrChange w:id="87" w:author="Ryan" w:date="2017-04-10T07:17:00Z">
          <w:pPr>
            <w:jc w:val="center"/>
          </w:pPr>
        </w:pPrChange>
      </w:pPr>
      <w:ins w:id="88" w:author="Ryan" w:date="2017-04-10T07:18:00Z">
        <w:r>
          <w:t>PHP for deregister</w:t>
        </w:r>
      </w:ins>
    </w:p>
    <w:p w:rsidR="00C30493" w:rsidRDefault="00C30493" w:rsidP="00C30493">
      <w:pPr>
        <w:pStyle w:val="ListParagraph"/>
        <w:numPr>
          <w:ilvl w:val="0"/>
          <w:numId w:val="7"/>
        </w:numPr>
        <w:rPr>
          <w:ins w:id="89" w:author="Ryan" w:date="2017-04-10T07:18:00Z"/>
        </w:rPr>
        <w:pPrChange w:id="90" w:author="Ryan" w:date="2017-04-10T07:17:00Z">
          <w:pPr>
            <w:jc w:val="center"/>
          </w:pPr>
        </w:pPrChange>
      </w:pPr>
      <w:ins w:id="91" w:author="Ryan" w:date="2017-04-10T07:18:00Z">
        <w:r>
          <w:t>New content for our pages</w:t>
        </w:r>
      </w:ins>
    </w:p>
    <w:p w:rsidR="00EE3640" w:rsidRPr="00CF7EF9" w:rsidRDefault="00EE3640" w:rsidP="00C30493">
      <w:pPr>
        <w:pStyle w:val="ListParagraph"/>
        <w:numPr>
          <w:ilvl w:val="0"/>
          <w:numId w:val="7"/>
        </w:numPr>
        <w:rPr>
          <w:ins w:id="92" w:author="Ryan" w:date="2017-02-12T13:39:00Z"/>
          <w:rPrChange w:id="93" w:author="Ryan" w:date="2017-04-10T07:01:00Z">
            <w:rPr>
              <w:ins w:id="94" w:author="Ryan" w:date="2017-02-12T13:39:00Z"/>
              <w:sz w:val="28"/>
              <w:szCs w:val="28"/>
            </w:rPr>
          </w:rPrChange>
        </w:rPr>
        <w:pPrChange w:id="95" w:author="Ryan" w:date="2017-04-10T07:17:00Z">
          <w:pPr>
            <w:jc w:val="center"/>
          </w:pPr>
        </w:pPrChange>
      </w:pPr>
      <w:ins w:id="96" w:author="Ryan" w:date="2017-04-10T07:18:00Z">
        <w:r>
          <w:t>Integrate Ben’s</w:t>
        </w:r>
      </w:ins>
      <w:ins w:id="97" w:author="Ryan" w:date="2017-04-10T07:19:00Z">
        <w:r>
          <w:t xml:space="preserve"> forum page onto our site</w:t>
        </w:r>
      </w:ins>
    </w:p>
    <w:p w:rsidR="00CF7EF9" w:rsidRDefault="00CF7EF9" w:rsidP="00A77BA2">
      <w:pPr>
        <w:jc w:val="center"/>
        <w:rPr>
          <w:ins w:id="98" w:author="Ryan" w:date="2017-04-10T06:59:00Z"/>
          <w:b/>
          <w:sz w:val="32"/>
          <w:szCs w:val="32"/>
          <w:u w:val="single"/>
        </w:rPr>
      </w:pPr>
    </w:p>
    <w:p w:rsidR="00B4146E" w:rsidRDefault="00B4146E">
      <w:pPr>
        <w:rPr>
          <w:ins w:id="99" w:author="Ryan" w:date="2017-03-23T19:37:00Z"/>
          <w:b/>
          <w:u w:val="single"/>
        </w:rPr>
        <w:pPrChange w:id="100" w:author="Ryan" w:date="2017-03-20T21:05:00Z">
          <w:pPr>
            <w:jc w:val="center"/>
          </w:pPr>
        </w:pPrChange>
      </w:pPr>
    </w:p>
    <w:p w:rsidR="00C7454F" w:rsidRDefault="00C7454F">
      <w:pPr>
        <w:rPr>
          <w:ins w:id="101" w:author="Ryan" w:date="2017-03-21T11:00:00Z"/>
          <w:b/>
          <w:u w:val="single"/>
        </w:rPr>
        <w:pPrChange w:id="102" w:author="Ryan" w:date="2017-03-20T21:05:00Z">
          <w:pPr>
            <w:jc w:val="center"/>
          </w:pPr>
        </w:pPrChange>
      </w:pPr>
    </w:p>
    <w:p w:rsidR="00D332D2" w:rsidRDefault="00D332D2">
      <w:pPr>
        <w:rPr>
          <w:ins w:id="103" w:author="Ryan" w:date="2017-03-23T18:27:00Z"/>
          <w:b/>
          <w:u w:val="single"/>
        </w:rPr>
        <w:pPrChange w:id="104" w:author="Ryan" w:date="2017-03-20T21:05:00Z">
          <w:pPr>
            <w:jc w:val="center"/>
          </w:pPr>
        </w:pPrChange>
      </w:pPr>
    </w:p>
    <w:p w:rsidR="00855D26" w:rsidRDefault="00855D26">
      <w:pPr>
        <w:rPr>
          <w:ins w:id="105" w:author="Ryan" w:date="2017-03-23T18:26:00Z"/>
          <w:b/>
          <w:u w:val="single"/>
        </w:rPr>
        <w:pPrChange w:id="106" w:author="Ryan" w:date="2017-03-20T21:05:00Z">
          <w:pPr>
            <w:jc w:val="center"/>
          </w:pPr>
        </w:pPrChange>
      </w:pPr>
    </w:p>
    <w:p w:rsidR="00C65D8D" w:rsidRPr="00C65D8D" w:rsidDel="00D63530" w:rsidRDefault="00C65D8D" w:rsidP="00A77BA2">
      <w:pPr>
        <w:jc w:val="center"/>
        <w:rPr>
          <w:del w:id="107" w:author="Ryan" w:date="2017-03-20T21:40:00Z"/>
          <w:b/>
          <w:sz w:val="32"/>
          <w:szCs w:val="32"/>
          <w:u w:val="single"/>
          <w:rPrChange w:id="108" w:author="Ryan" w:date="2017-02-12T13:45:00Z">
            <w:rPr>
              <w:del w:id="109"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10" w:author="Ryan" w:date="2017-02-01T19:08:00Z"/>
        </w:trPr>
        <w:tc>
          <w:tcPr>
            <w:tcW w:w="1980" w:type="dxa"/>
          </w:tcPr>
          <w:p w:rsidR="00A77BA2" w:rsidDel="007B1076" w:rsidRDefault="00A77BA2" w:rsidP="00A77BA2">
            <w:pPr>
              <w:jc w:val="center"/>
              <w:rPr>
                <w:del w:id="111" w:author="Ryan" w:date="2017-02-01T19:08:00Z"/>
              </w:rPr>
            </w:pPr>
            <w:del w:id="112" w:author="Ryan" w:date="2017-02-01T19:08:00Z">
              <w:r w:rsidDel="007B1076">
                <w:delText>Milestone 1</w:delText>
              </w:r>
            </w:del>
          </w:p>
        </w:tc>
        <w:tc>
          <w:tcPr>
            <w:tcW w:w="4675" w:type="dxa"/>
          </w:tcPr>
          <w:p w:rsidR="00A77BA2" w:rsidDel="007B1076" w:rsidRDefault="00A77BA2" w:rsidP="00A77BA2">
            <w:pPr>
              <w:jc w:val="center"/>
              <w:rPr>
                <w:del w:id="113" w:author="Ryan" w:date="2017-02-01T19:08:00Z"/>
              </w:rPr>
            </w:pPr>
          </w:p>
        </w:tc>
      </w:tr>
      <w:tr w:rsidR="00A77BA2" w:rsidDel="007B1076" w:rsidTr="00A77BA2">
        <w:trPr>
          <w:del w:id="114" w:author="Ryan" w:date="2017-02-01T19:08:00Z"/>
        </w:trPr>
        <w:tc>
          <w:tcPr>
            <w:tcW w:w="1980" w:type="dxa"/>
          </w:tcPr>
          <w:p w:rsidR="00A77BA2" w:rsidDel="007B1076" w:rsidRDefault="00A77BA2" w:rsidP="00A77BA2">
            <w:pPr>
              <w:jc w:val="center"/>
              <w:rPr>
                <w:del w:id="115" w:author="Ryan" w:date="2017-02-01T19:08:00Z"/>
              </w:rPr>
            </w:pPr>
            <w:del w:id="116" w:author="Ryan" w:date="2017-02-01T19:08:00Z">
              <w:r w:rsidDel="007B1076">
                <w:delText>Milestone 2</w:delText>
              </w:r>
            </w:del>
          </w:p>
        </w:tc>
        <w:tc>
          <w:tcPr>
            <w:tcW w:w="4675" w:type="dxa"/>
          </w:tcPr>
          <w:p w:rsidR="00A77BA2" w:rsidDel="007B1076" w:rsidRDefault="00A77BA2">
            <w:pPr>
              <w:rPr>
                <w:del w:id="117" w:author="Ryan" w:date="2017-02-01T19:08:00Z"/>
              </w:rPr>
              <w:pPrChange w:id="118" w:author="Ryan" w:date="2017-02-01T18:51:00Z">
                <w:pPr>
                  <w:jc w:val="center"/>
                </w:pPr>
              </w:pPrChange>
            </w:pPr>
            <w:del w:id="119" w:author="Ryan" w:date="2017-02-01T18:51:00Z">
              <w:r w:rsidDel="0054349B">
                <w:delText>Section 2</w:delText>
              </w:r>
            </w:del>
          </w:p>
        </w:tc>
      </w:tr>
      <w:tr w:rsidR="00A77BA2" w:rsidDel="007B1076" w:rsidTr="00A77BA2">
        <w:trPr>
          <w:del w:id="120" w:author="Ryan" w:date="2017-02-01T19:08:00Z"/>
        </w:trPr>
        <w:tc>
          <w:tcPr>
            <w:tcW w:w="1980" w:type="dxa"/>
          </w:tcPr>
          <w:p w:rsidR="00A77BA2" w:rsidDel="007B1076" w:rsidRDefault="00A77BA2" w:rsidP="00A77BA2">
            <w:pPr>
              <w:jc w:val="center"/>
              <w:rPr>
                <w:del w:id="121" w:author="Ryan" w:date="2017-02-01T19:08:00Z"/>
              </w:rPr>
            </w:pPr>
            <w:del w:id="122" w:author="Ryan" w:date="2017-02-01T19:08:00Z">
              <w:r w:rsidDel="007B1076">
                <w:delText>Milestone 3</w:delText>
              </w:r>
            </w:del>
          </w:p>
        </w:tc>
        <w:tc>
          <w:tcPr>
            <w:tcW w:w="4675" w:type="dxa"/>
          </w:tcPr>
          <w:p w:rsidR="00A77BA2" w:rsidDel="007B1076" w:rsidRDefault="00A77BA2" w:rsidP="00A77BA2">
            <w:pPr>
              <w:jc w:val="center"/>
              <w:rPr>
                <w:del w:id="123" w:author="Ryan" w:date="2017-02-01T19:08:00Z"/>
              </w:rPr>
            </w:pPr>
          </w:p>
        </w:tc>
      </w:tr>
      <w:tr w:rsidR="00A77BA2" w:rsidDel="007B1076" w:rsidTr="00A77BA2">
        <w:trPr>
          <w:del w:id="124" w:author="Ryan" w:date="2017-02-01T19:08:00Z"/>
        </w:trPr>
        <w:tc>
          <w:tcPr>
            <w:tcW w:w="1980" w:type="dxa"/>
          </w:tcPr>
          <w:p w:rsidR="00A77BA2" w:rsidDel="007B1076" w:rsidRDefault="00A77BA2" w:rsidP="00A77BA2">
            <w:pPr>
              <w:jc w:val="center"/>
              <w:rPr>
                <w:del w:id="125" w:author="Ryan" w:date="2017-02-01T19:08:00Z"/>
              </w:rPr>
            </w:pPr>
            <w:del w:id="126" w:author="Ryan" w:date="2017-02-01T19:08:00Z">
              <w:r w:rsidDel="007B1076">
                <w:delText>Milestone 4</w:delText>
              </w:r>
            </w:del>
          </w:p>
        </w:tc>
        <w:tc>
          <w:tcPr>
            <w:tcW w:w="4675" w:type="dxa"/>
          </w:tcPr>
          <w:p w:rsidR="00A77BA2" w:rsidDel="007B1076" w:rsidRDefault="00A77BA2" w:rsidP="00A77BA2">
            <w:pPr>
              <w:jc w:val="center"/>
              <w:rPr>
                <w:del w:id="127" w:author="Ryan" w:date="2017-02-01T19:08:00Z"/>
              </w:rPr>
            </w:pPr>
          </w:p>
        </w:tc>
      </w:tr>
      <w:tr w:rsidR="00A77BA2" w:rsidDel="007B1076" w:rsidTr="00A77BA2">
        <w:trPr>
          <w:del w:id="128" w:author="Ryan" w:date="2017-02-01T19:08:00Z"/>
        </w:trPr>
        <w:tc>
          <w:tcPr>
            <w:tcW w:w="1980" w:type="dxa"/>
          </w:tcPr>
          <w:p w:rsidR="00A77BA2" w:rsidDel="007B1076" w:rsidRDefault="00A77BA2" w:rsidP="00A77BA2">
            <w:pPr>
              <w:jc w:val="center"/>
              <w:rPr>
                <w:del w:id="129" w:author="Ryan" w:date="2017-02-01T19:08:00Z"/>
              </w:rPr>
            </w:pPr>
            <w:del w:id="130" w:author="Ryan" w:date="2017-02-01T19:08:00Z">
              <w:r w:rsidDel="007B1076">
                <w:delText xml:space="preserve">Milestone 5                     </w:delText>
              </w:r>
            </w:del>
          </w:p>
        </w:tc>
        <w:tc>
          <w:tcPr>
            <w:tcW w:w="4675" w:type="dxa"/>
          </w:tcPr>
          <w:p w:rsidR="00A77BA2" w:rsidDel="007B1076" w:rsidRDefault="00A77BA2" w:rsidP="00A77BA2">
            <w:pPr>
              <w:jc w:val="center"/>
              <w:rPr>
                <w:del w:id="131" w:author="Ryan" w:date="2017-02-01T19:08:00Z"/>
              </w:rPr>
            </w:pPr>
          </w:p>
        </w:tc>
      </w:tr>
    </w:tbl>
    <w:p w:rsidR="00A77BA2" w:rsidRPr="00B4146E" w:rsidDel="00B4146E" w:rsidRDefault="00A77BA2" w:rsidP="00A77BA2">
      <w:pPr>
        <w:jc w:val="center"/>
        <w:rPr>
          <w:del w:id="132" w:author="Ryan" w:date="2017-02-01T19:05:00Z"/>
          <w:b/>
          <w:u w:val="single"/>
          <w:rPrChange w:id="133" w:author="Ryan" w:date="2017-03-21T11:02:00Z">
            <w:rPr>
              <w:del w:id="134" w:author="Ryan" w:date="2017-02-01T19:05:00Z"/>
            </w:rPr>
          </w:rPrChange>
        </w:rPr>
      </w:pPr>
    </w:p>
    <w:p w:rsidR="00A77BA2" w:rsidDel="00E07D84" w:rsidRDefault="00A77BA2">
      <w:pPr>
        <w:rPr>
          <w:del w:id="135" w:author="Ryan" w:date="2017-02-01T19:05:00Z"/>
          <w:b/>
          <w:u w:val="single"/>
        </w:rPr>
        <w:pPrChange w:id="136" w:author="Ryan" w:date="2017-02-16T22:50:00Z">
          <w:pPr>
            <w:jc w:val="center"/>
          </w:pPr>
        </w:pPrChange>
      </w:pPr>
    </w:p>
    <w:p w:rsidR="00D71388" w:rsidRDefault="00D71388" w:rsidP="0054349B">
      <w:pPr>
        <w:jc w:val="center"/>
        <w:rPr>
          <w:ins w:id="137" w:author="Ryan" w:date="2017-02-16T22:51:00Z"/>
          <w:sz w:val="32"/>
          <w:szCs w:val="32"/>
        </w:rPr>
      </w:pPr>
    </w:p>
    <w:p w:rsidR="00A77BA2" w:rsidRDefault="0054349B" w:rsidP="0054349B">
      <w:pPr>
        <w:jc w:val="center"/>
        <w:rPr>
          <w:ins w:id="138" w:author="Ryan" w:date="2017-02-01T18:49:00Z"/>
          <w:sz w:val="32"/>
          <w:szCs w:val="32"/>
        </w:rPr>
      </w:pPr>
      <w:r>
        <w:rPr>
          <w:sz w:val="32"/>
          <w:szCs w:val="32"/>
        </w:rPr>
        <w:t>Appendix A</w:t>
      </w:r>
    </w:p>
    <w:p w:rsidR="0054349B" w:rsidRPr="0054349B" w:rsidDel="00C65D8D" w:rsidRDefault="0054349B">
      <w:pPr>
        <w:rPr>
          <w:del w:id="139" w:author="Ryan" w:date="2017-02-12T13:45:00Z"/>
          <w:rPrChange w:id="140" w:author="Ryan" w:date="2017-02-01T18:49:00Z">
            <w:rPr>
              <w:del w:id="141" w:author="Ryan" w:date="2017-02-12T13:45:00Z"/>
              <w:sz w:val="32"/>
              <w:szCs w:val="32"/>
            </w:rPr>
          </w:rPrChange>
        </w:rPr>
        <w:pPrChange w:id="142" w:author="Ryan" w:date="2017-02-01T18:49:00Z">
          <w:pPr>
            <w:jc w:val="center"/>
          </w:pPr>
        </w:pPrChange>
      </w:pPr>
    </w:p>
    <w:p w:rsidR="0054349B" w:rsidRDefault="0054349B" w:rsidP="00A77BA2">
      <w:pPr>
        <w:rPr>
          <w:sz w:val="32"/>
          <w:szCs w:val="32"/>
        </w:rPr>
      </w:pPr>
    </w:p>
    <w:p w:rsidR="0054349B" w:rsidRDefault="0054349B" w:rsidP="0054349B">
      <w:pPr>
        <w:jc w:val="center"/>
        <w:rPr>
          <w:ins w:id="143" w:author="Ryan" w:date="2017-02-02T11:20:00Z"/>
          <w:b/>
          <w:sz w:val="32"/>
          <w:szCs w:val="32"/>
          <w:u w:val="single"/>
        </w:rPr>
      </w:pPr>
      <w:r w:rsidRPr="00226CDE">
        <w:rPr>
          <w:b/>
          <w:sz w:val="32"/>
          <w:szCs w:val="32"/>
          <w:u w:val="single"/>
        </w:rPr>
        <w:t>P</w:t>
      </w:r>
      <w:r>
        <w:rPr>
          <w:b/>
          <w:sz w:val="32"/>
          <w:szCs w:val="32"/>
          <w:u w:val="single"/>
        </w:rPr>
        <w:t xml:space="preserve">roject Milestone #1: </w:t>
      </w:r>
      <w:ins w:id="144" w:author="Ryan" w:date="2017-02-02T11:20:00Z">
        <w:r w:rsidR="00764D28">
          <w:rPr>
            <w:b/>
            <w:sz w:val="32"/>
            <w:szCs w:val="32"/>
            <w:u w:val="single"/>
          </w:rPr>
          <w:t>Project Proposal</w:t>
        </w:r>
      </w:ins>
      <w:del w:id="145"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146"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147" w:author="Ryan" w:date="2017-02-12T13:42:00Z">
        <w:r w:rsidRPr="00350DC8" w:rsidDel="00C65D8D">
          <w:rPr>
            <w:sz w:val="24"/>
            <w:szCs w:val="24"/>
          </w:rPr>
          <w:delText>, Sue Lee</w:delText>
        </w:r>
      </w:del>
      <w:r w:rsidRPr="00350DC8">
        <w:rPr>
          <w:sz w:val="24"/>
          <w:szCs w:val="24"/>
        </w:rPr>
        <w:t>, Xing Wei</w:t>
      </w:r>
      <w:del w:id="148"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w:t>
      </w:r>
      <w:ins w:id="149" w:author="Ryan" w:date="2017-04-10T07:13:00Z">
        <w:r w:rsidR="00C30493">
          <w:t xml:space="preserve">Once users have created an account with the </w:t>
        </w:r>
      </w:ins>
      <w:ins w:id="150" w:author="Ryan" w:date="2017-04-10T07:14:00Z">
        <w:r w:rsidR="00C30493">
          <w:t>website</w:t>
        </w:r>
      </w:ins>
      <w:ins w:id="151" w:author="Ryan" w:date="2017-04-10T07:13:00Z">
        <w:r w:rsidR="00C30493">
          <w:t>,</w:t>
        </w:r>
      </w:ins>
      <w:ins w:id="152" w:author="Ryan" w:date="2017-04-10T07:14:00Z">
        <w:r w:rsidR="00C30493">
          <w:t xml:space="preserve"> they can communicate with one another through our forum page. Discussing topics related, or not!, through that page. </w:t>
        </w:r>
      </w:ins>
      <w:del w:id="153"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154"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t>
      </w:r>
      <w:del w:id="155"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156"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lastRenderedPageBreak/>
        <w:t xml:space="preserve">   The two sites that we will be critiquing will be Both Twitter and IGN. First one will be IGN: IGN, the website can be viewed </w:t>
      </w:r>
      <w:del w:id="157" w:author="Ryan" w:date="2017-02-01T18:51:00Z">
        <w:r w:rsidDel="0054349B">
          <w:delText xml:space="preserve"> </w:delText>
        </w:r>
      </w:del>
      <w:hyperlink r:id="rId6"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7"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158" w:author="Ryan" w:date="2017-03-20T22:32:00Z">
        <w:r w:rsidR="00E07D84">
          <w:t xml:space="preserve">’re </w:t>
        </w:r>
      </w:ins>
      <w:del w:id="159" w:author="Ryan" w:date="2017-03-20T22:32:00Z">
        <w:r w:rsidDel="00E07D84">
          <w:delText xml:space="preserve"> might be </w:delText>
        </w:r>
      </w:del>
      <w:r>
        <w:t>going</w:t>
      </w:r>
      <w:ins w:id="160" w:author="Ryan" w:date="2017-03-20T22:32:00Z">
        <w:r w:rsidR="00E07D84">
          <w:t xml:space="preserve"> for the</w:t>
        </w:r>
      </w:ins>
      <w:r>
        <w:t xml:space="preserve"> page oriented </w:t>
      </w:r>
      <w:ins w:id="161" w:author="Ryan" w:date="2017-03-20T22:32:00Z">
        <w:r w:rsidR="00E07D84">
          <w:t>style for each full-written article.</w:t>
        </w:r>
      </w:ins>
      <w:del w:id="162"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163" w:author="Ryan" w:date="2017-02-16T19:49:00Z">
        <w:r w:rsidR="001068EB">
          <w:t xml:space="preserve"> </w:t>
        </w:r>
      </w:ins>
      <w:del w:id="164" w:author="Ryan" w:date="2017-02-16T19:49:00Z">
        <w:r w:rsidDel="001068EB">
          <w:delText xml:space="preserve"> </w:delText>
        </w:r>
      </w:del>
      <w:ins w:id="165" w:author="Ryan" w:date="2017-02-16T19:49:00Z">
        <w:r w:rsidR="001068EB">
          <w:t>and Slacks</w:t>
        </w:r>
      </w:ins>
      <w:del w:id="166" w:author="Ryan" w:date="2017-02-16T19:49:00Z">
        <w:r w:rsidDel="001068EB">
          <w:delText>Slacks, and cellphones</w:delText>
        </w:r>
      </w:del>
      <w:r>
        <w:t xml:space="preserve">. </w:t>
      </w:r>
      <w:del w:id="167" w:author="Ryan" w:date="2017-02-16T19:50:00Z">
        <w:r w:rsidDel="001068EB">
          <w:delText>The project leader</w:delText>
        </w:r>
      </w:del>
      <w:ins w:id="168"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w:t>
      </w:r>
      <w:del w:id="169" w:author="Ryan" w:date="2017-04-10T07:13:00Z">
        <w:r w:rsidDel="00C30493">
          <w:delText>time</w:delText>
        </w:r>
      </w:del>
      <w:ins w:id="170" w:author="Ryan" w:date="2017-04-10T07:13:00Z">
        <w:r w:rsidR="00C30493">
          <w:t>time,</w:t>
        </w:r>
      </w:ins>
      <w:r>
        <w:t xml:space="preserv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171" w:author="Ryan" w:date="2017-02-01T19:13:00Z"/>
          <w:sz w:val="32"/>
          <w:szCs w:val="32"/>
        </w:rPr>
        <w:pPrChange w:id="172" w:author="Ryan" w:date="2017-02-01T19:03:00Z">
          <w:pPr/>
        </w:pPrChange>
      </w:pPr>
    </w:p>
    <w:p w:rsidR="000D14D2" w:rsidRDefault="000D14D2">
      <w:pPr>
        <w:rPr>
          <w:ins w:id="173" w:author="Ryan" w:date="2017-03-20T21:46:00Z"/>
          <w:sz w:val="32"/>
          <w:szCs w:val="32"/>
        </w:rPr>
      </w:pPr>
    </w:p>
    <w:p w:rsidR="00A77BA2" w:rsidRDefault="008A465E">
      <w:pPr>
        <w:jc w:val="center"/>
        <w:rPr>
          <w:ins w:id="174" w:author="Ryan" w:date="2017-02-02T11:19:00Z"/>
          <w:sz w:val="32"/>
          <w:szCs w:val="32"/>
        </w:rPr>
        <w:pPrChange w:id="175" w:author="Ryan" w:date="2017-02-01T19:03:00Z">
          <w:pPr/>
        </w:pPrChange>
      </w:pPr>
      <w:del w:id="176" w:author="Ryan" w:date="2017-02-01T18:53:00Z">
        <w:r w:rsidDel="0054349B">
          <w:rPr>
            <w:noProof/>
          </w:rPr>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del>
      <w:ins w:id="177" w:author="Ryan" w:date="2017-02-01T19:03:00Z">
        <w:r>
          <w:rPr>
            <w:sz w:val="32"/>
            <w:szCs w:val="32"/>
          </w:rPr>
          <w:t>Appendix B</w:t>
        </w:r>
      </w:ins>
    </w:p>
    <w:p w:rsidR="00764D28" w:rsidRPr="00226CDE" w:rsidRDefault="00764D28" w:rsidP="00764D28">
      <w:pPr>
        <w:jc w:val="center"/>
        <w:rPr>
          <w:ins w:id="178" w:author="Ryan" w:date="2017-02-02T11:19:00Z"/>
          <w:b/>
          <w:sz w:val="32"/>
          <w:szCs w:val="32"/>
          <w:u w:val="single"/>
        </w:rPr>
      </w:pPr>
      <w:ins w:id="179"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180" w:author="Ryan" w:date="2017-02-01T19:15:00Z"/>
          <w:sz w:val="32"/>
          <w:szCs w:val="32"/>
        </w:rPr>
        <w:pPrChange w:id="181" w:author="Ryan" w:date="2017-02-01T19:03:00Z">
          <w:pPr/>
        </w:pPrChange>
      </w:pPr>
    </w:p>
    <w:p w:rsidR="00EE15D0" w:rsidRPr="00C15E87" w:rsidRDefault="00EE15D0" w:rsidP="00EE15D0">
      <w:pPr>
        <w:rPr>
          <w:ins w:id="182" w:author="Ryan" w:date="2017-02-16T19:49:00Z"/>
          <w:b/>
          <w:u w:val="single"/>
          <w:rPrChange w:id="183" w:author="Ryan" w:date="2017-03-21T07:12:00Z">
            <w:rPr>
              <w:ins w:id="184" w:author="Ryan" w:date="2017-02-16T19:49:00Z"/>
              <w:sz w:val="32"/>
              <w:szCs w:val="32"/>
            </w:rPr>
          </w:rPrChange>
        </w:rPr>
      </w:pPr>
      <w:ins w:id="185" w:author="Ryan" w:date="2017-02-01T19:22:00Z">
        <w:r w:rsidRPr="00C15E87">
          <w:rPr>
            <w:b/>
            <w:u w:val="single"/>
            <w:rPrChange w:id="186" w:author="Ryan" w:date="2017-03-21T07:12:00Z">
              <w:rPr/>
            </w:rPrChange>
          </w:rPr>
          <w:t>Site Map:</w:t>
        </w:r>
      </w:ins>
    </w:p>
    <w:p w:rsidR="00EE15D0" w:rsidRDefault="001068EB">
      <w:pPr>
        <w:rPr>
          <w:ins w:id="187" w:author="Ryan" w:date="2017-02-01T19:22:00Z"/>
          <w:sz w:val="32"/>
          <w:szCs w:val="32"/>
        </w:rPr>
        <w:pPrChange w:id="188" w:author="Ryan" w:date="2017-03-20T22:49:00Z">
          <w:pPr>
            <w:jc w:val="center"/>
          </w:pPr>
        </w:pPrChange>
      </w:pPr>
      <w:ins w:id="189" w:author="Ryan" w:date="2017-02-16T19:48:00Z">
        <w:r w:rsidRPr="001068EB">
          <w:rPr>
            <w:b/>
            <w:u w:val="single"/>
            <w:rPrChange w:id="190" w:author="Ryan" w:date="2017-02-16T19:49:00Z">
              <w:rPr/>
            </w:rPrChange>
          </w:rPr>
          <w:lastRenderedPageBreak/>
          <w:t>Milestone 3:</w:t>
        </w:r>
        <w:r>
          <w:t xml:space="preserve"> </w:t>
        </w:r>
      </w:ins>
      <w:ins w:id="191" w:author="Ryan" w:date="2017-02-16T19:44:00Z">
        <w:r>
          <w:t>For milestone 3 we are adding more pages to meet the requirement for that milestone.</w:t>
        </w:r>
      </w:ins>
      <w:ins w:id="192" w:author="Ryan" w:date="2017-02-16T19:45:00Z">
        <w:r>
          <w:t xml:space="preserve"> </w:t>
        </w:r>
      </w:ins>
      <w:ins w:id="193" w:author="Ryan" w:date="2017-02-16T19:47:00Z">
        <w:r>
          <w:t xml:space="preserve">We </w:t>
        </w:r>
      </w:ins>
      <w:ins w:id="194" w:author="Ryan" w:date="2017-02-16T19:46:00Z">
        <w:r>
          <w:t>added a release date page for the table requirement. We noticed that a lot of sites also have a site map page and we’ve decided to include that to our site as well.</w:t>
        </w:r>
      </w:ins>
      <w:ins w:id="195" w:author="Ryan" w:date="2017-02-16T19:48:00Z">
        <w:r>
          <w:t xml:space="preserve"> We’ve made changes to the site map below.</w:t>
        </w:r>
      </w:ins>
      <w:ins w:id="196"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ins>
    </w:p>
    <w:p w:rsidR="00EE15D0" w:rsidRPr="00EE15D0" w:rsidRDefault="00EE15D0">
      <w:pPr>
        <w:rPr>
          <w:ins w:id="197" w:author="Ryan" w:date="2017-02-01T19:22:00Z"/>
          <w:sz w:val="32"/>
          <w:szCs w:val="32"/>
        </w:rPr>
        <w:pPrChange w:id="198" w:author="Ryan" w:date="2017-02-01T19:22:00Z">
          <w:pPr>
            <w:jc w:val="center"/>
          </w:pPr>
        </w:pPrChange>
      </w:pPr>
    </w:p>
    <w:p w:rsidR="00EE15D0" w:rsidRPr="00EE15D0" w:rsidRDefault="00EE15D0">
      <w:pPr>
        <w:rPr>
          <w:ins w:id="199" w:author="Ryan" w:date="2017-02-01T19:22:00Z"/>
          <w:sz w:val="32"/>
          <w:szCs w:val="32"/>
        </w:rPr>
        <w:pPrChange w:id="200" w:author="Ryan" w:date="2017-02-01T19:22:00Z">
          <w:pPr>
            <w:jc w:val="center"/>
          </w:pPr>
        </w:pPrChange>
      </w:pPr>
    </w:p>
    <w:p w:rsidR="00EE15D0" w:rsidRPr="00EE15D0" w:rsidRDefault="00EE15D0">
      <w:pPr>
        <w:rPr>
          <w:ins w:id="201" w:author="Ryan" w:date="2017-02-01T19:22:00Z"/>
          <w:sz w:val="32"/>
          <w:szCs w:val="32"/>
        </w:rPr>
        <w:pPrChange w:id="202" w:author="Ryan" w:date="2017-02-01T19:22:00Z">
          <w:pPr>
            <w:jc w:val="center"/>
          </w:pPr>
        </w:pPrChange>
      </w:pPr>
    </w:p>
    <w:p w:rsidR="00EE15D0" w:rsidRPr="00EE15D0" w:rsidRDefault="00EE15D0">
      <w:pPr>
        <w:rPr>
          <w:ins w:id="203" w:author="Ryan" w:date="2017-02-01T19:22:00Z"/>
          <w:sz w:val="32"/>
          <w:szCs w:val="32"/>
        </w:rPr>
        <w:pPrChange w:id="204" w:author="Ryan" w:date="2017-02-01T19:22:00Z">
          <w:pPr>
            <w:jc w:val="center"/>
          </w:pPr>
        </w:pPrChange>
      </w:pPr>
    </w:p>
    <w:p w:rsidR="00EE15D0" w:rsidRPr="00EE15D0" w:rsidRDefault="00EE15D0">
      <w:pPr>
        <w:rPr>
          <w:ins w:id="205" w:author="Ryan" w:date="2017-02-01T19:22:00Z"/>
          <w:sz w:val="32"/>
          <w:szCs w:val="32"/>
        </w:rPr>
        <w:pPrChange w:id="206" w:author="Ryan" w:date="2017-02-01T19:22:00Z">
          <w:pPr>
            <w:jc w:val="center"/>
          </w:pPr>
        </w:pPrChange>
      </w:pPr>
    </w:p>
    <w:p w:rsidR="00EE15D0" w:rsidRPr="00EE15D0" w:rsidRDefault="00EE15D0">
      <w:pPr>
        <w:rPr>
          <w:ins w:id="207" w:author="Ryan" w:date="2017-02-01T19:22:00Z"/>
          <w:sz w:val="32"/>
          <w:szCs w:val="32"/>
        </w:rPr>
        <w:pPrChange w:id="208" w:author="Ryan" w:date="2017-02-01T19:22:00Z">
          <w:pPr>
            <w:jc w:val="center"/>
          </w:pPr>
        </w:pPrChange>
      </w:pPr>
    </w:p>
    <w:p w:rsidR="00EE15D0" w:rsidRPr="00EE15D0" w:rsidRDefault="00EE15D0">
      <w:pPr>
        <w:rPr>
          <w:ins w:id="209" w:author="Ryan" w:date="2017-02-01T19:22:00Z"/>
          <w:sz w:val="32"/>
          <w:szCs w:val="32"/>
        </w:rPr>
        <w:pPrChange w:id="210" w:author="Ryan" w:date="2017-02-01T19:22:00Z">
          <w:pPr>
            <w:jc w:val="center"/>
          </w:pPr>
        </w:pPrChange>
      </w:pPr>
    </w:p>
    <w:p w:rsidR="00EE15D0" w:rsidRPr="00EE15D0" w:rsidRDefault="00EE15D0">
      <w:pPr>
        <w:rPr>
          <w:ins w:id="211" w:author="Ryan" w:date="2017-02-01T19:22:00Z"/>
          <w:sz w:val="32"/>
          <w:szCs w:val="32"/>
        </w:rPr>
        <w:pPrChange w:id="212" w:author="Ryan" w:date="2017-02-01T19:22:00Z">
          <w:pPr>
            <w:jc w:val="center"/>
          </w:pPr>
        </w:pPrChange>
      </w:pPr>
    </w:p>
    <w:p w:rsidR="005538DB" w:rsidRDefault="005538DB">
      <w:pPr>
        <w:rPr>
          <w:ins w:id="213" w:author="Ryan" w:date="2017-03-20T21:54:00Z"/>
          <w:sz w:val="32"/>
          <w:szCs w:val="32"/>
        </w:rPr>
        <w:pPrChange w:id="214" w:author="Ryan" w:date="2017-02-01T19:22:00Z">
          <w:pPr>
            <w:jc w:val="center"/>
          </w:pPr>
        </w:pPrChange>
      </w:pPr>
    </w:p>
    <w:p w:rsidR="005538DB" w:rsidRPr="00A14252" w:rsidRDefault="00A625FF">
      <w:pPr>
        <w:rPr>
          <w:ins w:id="215" w:author="Ryan" w:date="2017-03-20T21:55:00Z"/>
          <w:b/>
          <w:u w:val="single"/>
          <w:rPrChange w:id="216" w:author="Ryan" w:date="2017-03-20T22:43:00Z">
            <w:rPr>
              <w:ins w:id="217" w:author="Ryan" w:date="2017-03-20T21:55:00Z"/>
              <w:sz w:val="32"/>
              <w:szCs w:val="32"/>
            </w:rPr>
          </w:rPrChange>
        </w:rPr>
        <w:pPrChange w:id="218" w:author="Ryan" w:date="2017-02-01T19:22:00Z">
          <w:pPr>
            <w:jc w:val="center"/>
          </w:pPr>
        </w:pPrChange>
      </w:pPr>
      <w:ins w:id="219" w:author="Ryan" w:date="2017-03-20T21:55:00Z">
        <w:r w:rsidRPr="00A14252">
          <w:rPr>
            <w:b/>
            <w:u w:val="single"/>
            <w:rPrChange w:id="220" w:author="Ryan" w:date="2017-03-20T22:43:00Z">
              <w:rPr>
                <w:sz w:val="32"/>
                <w:szCs w:val="32"/>
              </w:rPr>
            </w:rPrChange>
          </w:rPr>
          <w:t>Print layout:</w:t>
        </w:r>
      </w:ins>
    </w:p>
    <w:p w:rsidR="00A625FF" w:rsidRDefault="00865300">
      <w:pPr>
        <w:rPr>
          <w:ins w:id="221" w:author="Ryan" w:date="2017-03-20T21:54:00Z"/>
          <w:sz w:val="32"/>
          <w:szCs w:val="32"/>
        </w:rPr>
        <w:pPrChange w:id="222" w:author="Ryan" w:date="2017-02-01T19:22:00Z">
          <w:pPr>
            <w:jc w:val="center"/>
          </w:pPr>
        </w:pPrChange>
      </w:pPr>
      <w:ins w:id="223" w:author="Ryan" w:date="2017-03-23T20:21:00Z">
        <w:r>
          <w:rPr>
            <w:noProof/>
            <w:sz w:val="32"/>
            <w:szCs w:val="32"/>
          </w:rPr>
          <w:lastRenderedPageBreak/>
          <w:drawing>
            <wp:inline distT="0" distB="0" distL="0" distR="0">
              <wp:extent cx="5943600" cy="7686675"/>
              <wp:effectExtent l="0" t="0" r="0" b="9525"/>
              <wp:docPr id="28" name="Picture 28" descr="C:\Users\Ryan\AppData\Local\Microsoft\Windows\INetCache\Content.Word\website printlayou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AppData\Local\Microsoft\Windows\INetCache\Content.Word\website printlayout2-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24" w:author="Ryan" w:date="2017-03-20T21:55:00Z"/>
          <w:sz w:val="32"/>
          <w:szCs w:val="32"/>
        </w:rPr>
        <w:pPrChange w:id="225" w:author="Ryan" w:date="2017-02-01T19:22:00Z">
          <w:pPr>
            <w:jc w:val="center"/>
          </w:pPr>
        </w:pPrChange>
      </w:pPr>
    </w:p>
    <w:p w:rsidR="00A625FF" w:rsidRDefault="00865300">
      <w:pPr>
        <w:rPr>
          <w:ins w:id="226" w:author="Ryan" w:date="2017-03-20T21:56:00Z"/>
          <w:sz w:val="32"/>
          <w:szCs w:val="32"/>
        </w:rPr>
        <w:pPrChange w:id="227" w:author="Ryan" w:date="2017-02-01T19:22:00Z">
          <w:pPr>
            <w:jc w:val="center"/>
          </w:pPr>
        </w:pPrChange>
      </w:pPr>
      <w:ins w:id="228" w:author="Ryan" w:date="2017-03-23T20:21:00Z">
        <w:r>
          <w:rPr>
            <w:noProof/>
            <w:sz w:val="32"/>
            <w:szCs w:val="32"/>
          </w:rPr>
          <w:lastRenderedPageBreak/>
          <w:drawing>
            <wp:inline distT="0" distB="0" distL="0" distR="0">
              <wp:extent cx="5943600" cy="7686675"/>
              <wp:effectExtent l="0" t="0" r="0" b="9525"/>
              <wp:docPr id="29" name="Picture 29" descr="C:\Users\Ryan\AppData\Local\Microsoft\Windows\INetCache\Content.Word\website printlayou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yan\AppData\Local\Microsoft\Windows\INetCache\Content.Word\website printlayout2-2.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865300">
      <w:pPr>
        <w:rPr>
          <w:ins w:id="229" w:author="Ryan" w:date="2017-03-20T21:56:00Z"/>
          <w:sz w:val="32"/>
          <w:szCs w:val="32"/>
        </w:rPr>
        <w:pPrChange w:id="230" w:author="Ryan" w:date="2017-02-01T19:22:00Z">
          <w:pPr>
            <w:jc w:val="center"/>
          </w:pPr>
        </w:pPrChange>
      </w:pPr>
      <w:ins w:id="231" w:author="Ryan" w:date="2017-03-23T20:21:00Z">
        <w:r>
          <w:rPr>
            <w:noProof/>
            <w:sz w:val="32"/>
            <w:szCs w:val="32"/>
          </w:rPr>
          <w:lastRenderedPageBreak/>
          <w:drawing>
            <wp:inline distT="0" distB="0" distL="0" distR="0">
              <wp:extent cx="5943600" cy="7686675"/>
              <wp:effectExtent l="0" t="0" r="0" b="9525"/>
              <wp:docPr id="30" name="Picture 30" descr="C:\Users\Ryan\AppData\Local\Microsoft\Windows\INetCache\Content.Word\website printlayou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yan\AppData\Local\Microsoft\Windows\INetCache\Content.Word\website printlayout2-3.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32" w:author="Ryan" w:date="2017-03-20T21:56:00Z"/>
          <w:sz w:val="32"/>
          <w:szCs w:val="32"/>
        </w:rPr>
        <w:pPrChange w:id="233" w:author="Ryan" w:date="2017-02-01T19:22:00Z">
          <w:pPr>
            <w:jc w:val="center"/>
          </w:pPr>
        </w:pPrChange>
      </w:pPr>
    </w:p>
    <w:p w:rsidR="00EE15D0" w:rsidRPr="00C15E87" w:rsidRDefault="00EE15D0">
      <w:pPr>
        <w:rPr>
          <w:ins w:id="234" w:author="Ryan" w:date="2017-02-01T19:24:00Z"/>
          <w:b/>
          <w:u w:val="single"/>
          <w:rPrChange w:id="235" w:author="Ryan" w:date="2017-03-21T07:12:00Z">
            <w:rPr>
              <w:ins w:id="236" w:author="Ryan" w:date="2017-02-01T19:24:00Z"/>
              <w:sz w:val="32"/>
              <w:szCs w:val="32"/>
            </w:rPr>
          </w:rPrChange>
        </w:rPr>
        <w:pPrChange w:id="237" w:author="Ryan" w:date="2017-02-01T19:22:00Z">
          <w:pPr>
            <w:jc w:val="center"/>
          </w:pPr>
        </w:pPrChange>
      </w:pPr>
      <w:ins w:id="238" w:author="Ryan" w:date="2017-02-01T19:24:00Z">
        <w:r w:rsidRPr="00C15E87">
          <w:rPr>
            <w:b/>
            <w:u w:val="single"/>
            <w:rPrChange w:id="239" w:author="Ryan" w:date="2017-03-21T07:12:00Z">
              <w:rPr>
                <w:sz w:val="32"/>
                <w:szCs w:val="32"/>
              </w:rPr>
            </w:rPrChange>
          </w:rPr>
          <w:lastRenderedPageBreak/>
          <w:t>Wireframe:</w:t>
        </w:r>
      </w:ins>
    </w:p>
    <w:p w:rsidR="003A124D" w:rsidRDefault="003A124D">
      <w:pPr>
        <w:rPr>
          <w:ins w:id="240" w:author="Ryan" w:date="2017-03-21T07:22:00Z"/>
          <w:b/>
          <w:u w:val="single"/>
        </w:rPr>
        <w:pPrChange w:id="241" w:author="Ryan" w:date="2017-02-01T19:22:00Z">
          <w:pPr>
            <w:jc w:val="center"/>
          </w:pPr>
        </w:pPrChange>
      </w:pPr>
      <w:ins w:id="242" w:author="Ryan" w:date="2017-03-21T07:22:00Z">
        <w:r w:rsidRPr="003A124D">
          <w:rPr>
            <w:b/>
            <w:u w:val="single"/>
            <w:rPrChange w:id="243" w:author="Ryan" w:date="2017-03-21T07:22:00Z">
              <w:rPr/>
            </w:rPrChange>
          </w:rPr>
          <w:t>Milestone 4 Changes:</w:t>
        </w:r>
      </w:ins>
    </w:p>
    <w:p w:rsidR="00B51A59" w:rsidRDefault="00B51A59">
      <w:pPr>
        <w:rPr>
          <w:ins w:id="244" w:author="Ryan" w:date="2017-03-21T07:28:00Z"/>
        </w:rPr>
        <w:pPrChange w:id="245" w:author="Ryan" w:date="2017-02-01T19:22:00Z">
          <w:pPr>
            <w:jc w:val="center"/>
          </w:pPr>
        </w:pPrChange>
      </w:pPr>
      <w:ins w:id="246" w:author="Ryan" w:date="2017-03-21T07:23:00Z">
        <w:r>
          <w:t>With the removal of the comments from the site, we had to remove the comments from the wireframes as well to match with our current design</w:t>
        </w:r>
      </w:ins>
      <w:ins w:id="247" w:author="Ryan" w:date="2017-03-21T07:24:00Z">
        <w:r>
          <w:t>. Only one page we forgotten to change is the release date page.</w:t>
        </w:r>
      </w:ins>
      <w:ins w:id="248" w:author="Ryan" w:date="2017-04-10T07:21:00Z">
        <w:r w:rsidR="00163BBD">
          <w:t xml:space="preserve"> Instead we’ll be </w:t>
        </w:r>
      </w:ins>
      <w:ins w:id="249" w:author="Ryan" w:date="2017-04-10T07:22:00Z">
        <w:r w:rsidR="00163BBD">
          <w:t>implementing</w:t>
        </w:r>
      </w:ins>
      <w:bookmarkStart w:id="250" w:name="_GoBack"/>
      <w:bookmarkEnd w:id="250"/>
      <w:ins w:id="251" w:author="Ryan" w:date="2017-04-10T07:21:00Z">
        <w:r w:rsidR="00163BBD">
          <w:t xml:space="preserve"> the forum page for our site.</w:t>
        </w:r>
      </w:ins>
    </w:p>
    <w:p w:rsidR="00B51A59" w:rsidRPr="00B51A59" w:rsidRDefault="00B51A59">
      <w:pPr>
        <w:rPr>
          <w:ins w:id="252" w:author="Ryan" w:date="2017-03-21T07:22:00Z"/>
        </w:rPr>
        <w:pPrChange w:id="253" w:author="Ryan" w:date="2017-02-01T19:22:00Z">
          <w:pPr>
            <w:jc w:val="center"/>
          </w:pPr>
        </w:pPrChange>
      </w:pPr>
      <w:ins w:id="254" w:author="Ryan" w:date="2017-03-21T07:28:00Z">
        <w:r>
          <w:t>The wireframes below</w:t>
        </w:r>
      </w:ins>
      <w:ins w:id="255" w:author="Ryan" w:date="2017-03-21T07:29:00Z">
        <w:r>
          <w:t xml:space="preserve"> </w:t>
        </w:r>
      </w:ins>
      <w:ins w:id="256" w:author="Ryan" w:date="2017-03-21T07:30:00Z">
        <w:r>
          <w:t>are</w:t>
        </w:r>
      </w:ins>
      <w:ins w:id="257" w:author="Ryan" w:date="2017-03-21T07:29:00Z">
        <w:r>
          <w:t xml:space="preserve"> changed to so that the user no longer presented with a sign/sign-up page prompting the user to</w:t>
        </w:r>
      </w:ins>
      <w:ins w:id="258" w:author="Ryan" w:date="2017-03-21T07:30:00Z">
        <w:r>
          <w:t xml:space="preserve"> sign-in/sign-up. It</w:t>
        </w:r>
      </w:ins>
      <w:ins w:id="259" w:author="Ryan" w:date="2017-03-21T07:29:00Z">
        <w:r>
          <w:t xml:space="preserve"> </w:t>
        </w:r>
      </w:ins>
      <w:ins w:id="260" w:author="Ryan" w:date="2017-03-21T07:30:00Z">
        <w:r>
          <w:t>will instead lead the user to the home page with all the gaming news. The user still can in</w:t>
        </w:r>
      </w:ins>
      <w:ins w:id="261" w:author="Ryan" w:date="2017-03-21T07:31:00Z">
        <w:r>
          <w:t xml:space="preserve"> </w:t>
        </w:r>
      </w:ins>
      <w:ins w:id="262" w:author="Ryan" w:date="2017-03-21T07:30:00Z">
        <w:r>
          <w:t>fact</w:t>
        </w:r>
      </w:ins>
      <w:ins w:id="263" w:author="Ryan" w:date="2017-03-21T07:32:00Z">
        <w:r>
          <w:t xml:space="preserve"> still login the site by clicking the sign-in/sign-up button on the top right hand corner of the page.</w:t>
        </w:r>
      </w:ins>
      <w:ins w:id="264" w:author="Ryan" w:date="2017-03-21T07:30:00Z">
        <w:r>
          <w:t xml:space="preserve"> </w:t>
        </w:r>
      </w:ins>
    </w:p>
    <w:p w:rsidR="00EA4DFE" w:rsidRDefault="005706AA">
      <w:pPr>
        <w:rPr>
          <w:ins w:id="265" w:author="Ryan" w:date="2017-02-02T10:28:00Z"/>
        </w:rPr>
        <w:pPrChange w:id="266" w:author="Ryan" w:date="2017-02-01T19:22:00Z">
          <w:pPr>
            <w:jc w:val="center"/>
          </w:pPr>
        </w:pPrChange>
      </w:pPr>
      <w:ins w:id="267" w:author="Ryan" w:date="2017-02-02T10:19:00Z">
        <w:r>
          <w:t>Our site, at this time, will be doing a fixed position</w:t>
        </w:r>
      </w:ins>
      <w:ins w:id="268" w:author="Ryan" w:date="2017-03-21T07:36:00Z">
        <w:r w:rsidR="007566C8">
          <w:t xml:space="preserve"> navbar</w:t>
        </w:r>
      </w:ins>
      <w:ins w:id="269" w:author="Ryan" w:date="2017-02-02T10:19:00Z">
        <w:r>
          <w:t>. Due to the sheer</w:t>
        </w:r>
      </w:ins>
      <w:ins w:id="270" w:author="Ryan" w:date="2017-02-02T10:22:00Z">
        <w:r>
          <w:t xml:space="preserve"> scope of this project we’ll be aiming for a simple design</w:t>
        </w:r>
      </w:ins>
      <w:ins w:id="271" w:author="Ryan" w:date="2017-02-02T10:25:00Z">
        <w:r w:rsidR="00EA4DFE">
          <w:t>, as</w:t>
        </w:r>
        <w:r>
          <w:t xml:space="preserve"> stated in the proposal</w:t>
        </w:r>
      </w:ins>
      <w:ins w:id="272" w:author="Ryan" w:date="2017-02-02T11:13:00Z">
        <w:r w:rsidR="007245D9">
          <w:t>.</w:t>
        </w:r>
      </w:ins>
      <w:ins w:id="273" w:author="Ryan" w:date="2017-03-21T07:36:00Z">
        <w:r w:rsidR="007566C8">
          <w:t xml:space="preserve"> The user will have to click on the image to be redirected to a </w:t>
        </w:r>
      </w:ins>
      <w:ins w:id="274" w:author="Ryan" w:date="2017-03-21T07:37:00Z">
        <w:r w:rsidR="007566C8">
          <w:t>separate</w:t>
        </w:r>
      </w:ins>
      <w:ins w:id="275" w:author="Ryan" w:date="2017-03-21T07:36:00Z">
        <w:r w:rsidR="007566C8">
          <w:t xml:space="preserve"> </w:t>
        </w:r>
      </w:ins>
      <w:ins w:id="276" w:author="Ryan" w:date="2017-03-21T07:37:00Z">
        <w:r w:rsidR="007566C8">
          <w:t>page for a more detailed news article.</w:t>
        </w:r>
      </w:ins>
    </w:p>
    <w:p w:rsidR="00EA4DFE" w:rsidRDefault="00EA4DFE">
      <w:pPr>
        <w:rPr>
          <w:ins w:id="277" w:author="Ryan" w:date="2017-02-12T13:54:00Z"/>
        </w:rPr>
        <w:pPrChange w:id="278" w:author="Ryan" w:date="2017-02-01T19:22:00Z">
          <w:pPr>
            <w:jc w:val="center"/>
          </w:pPr>
        </w:pPrChange>
      </w:pPr>
      <w:ins w:id="279" w:author="Ryan" w:date="2017-02-02T10:28:00Z">
        <w:r>
          <w:t>The site’s color scheme will be limited to mainly to black and white. The reason behind this is because the articles we write will include pictures/gif/videos will provide more than enough color for the site. The sites we</w:t>
        </w:r>
      </w:ins>
      <w:ins w:id="280" w:author="Ryan" w:date="2017-02-02T10:29:00Z">
        <w:r>
          <w:t>’ve looked at, like Twitter and IGN, have very little color scheme.</w:t>
        </w:r>
      </w:ins>
      <w:ins w:id="281" w:author="Ryan" w:date="2017-02-02T10:32:00Z">
        <w:r>
          <w:t xml:space="preserve"> </w:t>
        </w:r>
      </w:ins>
      <w:ins w:id="282" w:author="Ryan" w:date="2017-02-02T10:33:00Z">
        <w:r>
          <w:t>Trying to pick</w:t>
        </w:r>
      </w:ins>
      <w:ins w:id="283" w:author="Ryan" w:date="2017-02-02T10:32:00Z">
        <w:r>
          <w:t xml:space="preserve"> a colored background looks rather distracting for our</w:t>
        </w:r>
      </w:ins>
      <w:ins w:id="284" w:author="Ryan" w:date="2017-02-02T10:33:00Z">
        <w:r>
          <w:t xml:space="preserve"> site’s</w:t>
        </w:r>
      </w:ins>
      <w:ins w:id="285" w:author="Ryan" w:date="2017-02-02T10:32:00Z">
        <w:r>
          <w:t xml:space="preserve"> design and we</w:t>
        </w:r>
      </w:ins>
      <w:ins w:id="286" w:author="Ryan" w:date="2017-02-02T10:33:00Z">
        <w:r>
          <w:t xml:space="preserve">’ve </w:t>
        </w:r>
      </w:ins>
      <w:ins w:id="287" w:author="Ryan" w:date="2017-02-02T10:34:00Z">
        <w:r>
          <w:t xml:space="preserve">ultimately </w:t>
        </w:r>
      </w:ins>
      <w:ins w:id="288" w:author="Ryan" w:date="2017-02-02T10:33:00Z">
        <w:r>
          <w:t>decided to</w:t>
        </w:r>
      </w:ins>
      <w:ins w:id="289" w:author="Ryan" w:date="2017-02-02T10:32:00Z">
        <w:r>
          <w:t xml:space="preserve"> leave it as white.</w:t>
        </w:r>
      </w:ins>
      <w:ins w:id="290" w:author="Ryan" w:date="2017-02-02T10:29:00Z">
        <w:r>
          <w:t xml:space="preserve"> </w:t>
        </w:r>
      </w:ins>
      <w:ins w:id="291" w:author="Ryan" w:date="2017-02-02T11:17:00Z">
        <w:r w:rsidR="007245D9">
          <w:t xml:space="preserve">The color black will be </w:t>
        </w:r>
      </w:ins>
      <w:ins w:id="292" w:author="Ryan" w:date="2017-02-02T11:18:00Z">
        <w:r w:rsidR="007245D9">
          <w:t>primarily for texts.</w:t>
        </w:r>
      </w:ins>
      <w:ins w:id="293" w:author="Ryan" w:date="2017-02-02T11:17:00Z">
        <w:r w:rsidR="007245D9">
          <w:t xml:space="preserve"> </w:t>
        </w:r>
      </w:ins>
      <w:ins w:id="294" w:author="Ryan" w:date="2017-02-02T10:29:00Z">
        <w:r>
          <w:t>We do not want very much distraction for our readers and</w:t>
        </w:r>
      </w:ins>
      <w:ins w:id="295" w:author="Ryan" w:date="2017-02-02T10:31:00Z">
        <w:r>
          <w:t xml:space="preserve"> limiting the color options will enhance the user</w:t>
        </w:r>
      </w:ins>
      <w:ins w:id="296" w:author="Ryan" w:date="2017-02-02T11:10:00Z">
        <w:r w:rsidR="007245D9">
          <w:t>’s</w:t>
        </w:r>
      </w:ins>
      <w:ins w:id="297" w:author="Ryan" w:date="2017-02-02T10:31:00Z">
        <w:r>
          <w:t xml:space="preserve"> experience.</w:t>
        </w:r>
      </w:ins>
    </w:p>
    <w:p w:rsidR="000D4812" w:rsidRDefault="000D4812">
      <w:pPr>
        <w:rPr>
          <w:ins w:id="298" w:author="Ryan" w:date="2017-02-02T11:07:00Z"/>
        </w:rPr>
        <w:pPrChange w:id="299" w:author="Ryan" w:date="2017-02-01T19:22:00Z">
          <w:pPr>
            <w:jc w:val="center"/>
          </w:pPr>
        </w:pPrChange>
      </w:pPr>
      <w:ins w:id="300" w:author="Ryan" w:date="2017-02-12T13:54:00Z">
        <w:del w:id="301"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CF7EF9">
      <w:pPr>
        <w:rPr>
          <w:ins w:id="302" w:author="Ryan" w:date="2017-02-01T19:22:00Z"/>
          <w:sz w:val="32"/>
          <w:szCs w:val="32"/>
        </w:rPr>
        <w:pPrChange w:id="303" w:author="Ryan" w:date="2017-02-01T19:22:00Z">
          <w:pPr>
            <w:jc w:val="center"/>
          </w:pPr>
        </w:pPrChange>
      </w:pPr>
      <w:ins w:id="304" w:author="Ryan" w:date="2017-02-12T14:14:00Z">
        <w:del w:id="305"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2pt">
                <v:imagedata r:id="rId22" o:title="sign up no pop up"/>
              </v:shape>
            </w:pict>
          </w:r>
        </w:del>
      </w:ins>
    </w:p>
    <w:p w:rsidR="00EE15D0" w:rsidRDefault="00EE15D0" w:rsidP="00EE15D0">
      <w:pPr>
        <w:rPr>
          <w:ins w:id="306" w:author="Ryan" w:date="2017-02-01T19:22:00Z"/>
          <w:sz w:val="32"/>
          <w:szCs w:val="32"/>
        </w:rPr>
      </w:pPr>
    </w:p>
    <w:p w:rsidR="00C36D81" w:rsidRDefault="00C36D81">
      <w:pPr>
        <w:rPr>
          <w:ins w:id="307" w:author="yanhwan@gmail.com" w:date="2017-02-16T17:20:00Z"/>
          <w:sz w:val="32"/>
          <w:szCs w:val="32"/>
        </w:rPr>
      </w:pPr>
      <w:ins w:id="308" w:author="yanhwan@gmail.com" w:date="2017-02-16T17:20:00Z">
        <w:r>
          <w:rPr>
            <w:sz w:val="32"/>
            <w:szCs w:val="32"/>
          </w:rPr>
          <w:br w:type="page"/>
        </w:r>
      </w:ins>
    </w:p>
    <w:p w:rsidR="00C36D81" w:rsidRPr="00C15E87" w:rsidRDefault="00C36D81">
      <w:pPr>
        <w:tabs>
          <w:tab w:val="left" w:pos="1305"/>
        </w:tabs>
        <w:rPr>
          <w:ins w:id="309" w:author="yanhwan@gmail.com" w:date="2017-02-16T17:21:00Z"/>
          <w:b/>
          <w:u w:val="single"/>
          <w:rPrChange w:id="310" w:author="Ryan" w:date="2017-03-21T07:12:00Z">
            <w:rPr>
              <w:ins w:id="311" w:author="yanhwan@gmail.com" w:date="2017-02-16T17:21:00Z"/>
              <w:sz w:val="32"/>
              <w:szCs w:val="32"/>
            </w:rPr>
          </w:rPrChange>
        </w:rPr>
        <w:pPrChange w:id="312" w:author="Ryan" w:date="2017-02-01T19:22:00Z">
          <w:pPr/>
        </w:pPrChange>
      </w:pPr>
      <w:ins w:id="313" w:author="yanhwan@gmail.com" w:date="2017-02-16T17:20:00Z">
        <w:r w:rsidRPr="00C15E87">
          <w:rPr>
            <w:b/>
            <w:u w:val="single"/>
            <w:rPrChange w:id="314" w:author="Ryan" w:date="2017-03-21T07:12:00Z">
              <w:rPr>
                <w:sz w:val="32"/>
                <w:szCs w:val="32"/>
              </w:rPr>
            </w:rPrChange>
          </w:rPr>
          <w:lastRenderedPageBreak/>
          <w:t>Home page:</w:t>
        </w:r>
      </w:ins>
    </w:p>
    <w:p w:rsidR="00C36D81" w:rsidRDefault="00C36D81">
      <w:pPr>
        <w:tabs>
          <w:tab w:val="left" w:pos="1305"/>
        </w:tabs>
        <w:rPr>
          <w:ins w:id="315" w:author="yanhwan@gmail.com" w:date="2017-02-16T17:21:00Z"/>
          <w:sz w:val="32"/>
          <w:szCs w:val="32"/>
        </w:rPr>
      </w:pPr>
      <w:ins w:id="316" w:author="yanhwan@gmail.com" w:date="2017-02-16T17:20:00Z">
        <w:del w:id="317" w:author="Ryan" w:date="2017-03-21T07:07:00Z">
          <w:r w:rsidDel="00F20E3E">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3">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del>
      </w:ins>
      <w:ins w:id="318" w:author="Ryan" w:date="2017-03-21T07:07:00Z">
        <w:r w:rsidR="00F20E3E">
          <w:rPr>
            <w:noProof/>
          </w:rPr>
          <w:drawing>
            <wp:inline distT="0" distB="0" distL="0" distR="0" wp14:anchorId="0FEBD3BF" wp14:editId="26E9FB51">
              <wp:extent cx="5036820" cy="6416040"/>
              <wp:effectExtent l="0" t="0" r="0" b="3810"/>
              <wp:docPr id="21" name="Picture 21"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820" cy="6416040"/>
                      </a:xfrm>
                      <a:prstGeom prst="rect">
                        <a:avLst/>
                      </a:prstGeom>
                    </pic:spPr>
                  </pic:pic>
                </a:graphicData>
              </a:graphic>
            </wp:inline>
          </w:drawing>
        </w:r>
      </w:ins>
    </w:p>
    <w:p w:rsidR="00C36D81" w:rsidRDefault="00C36D81">
      <w:pPr>
        <w:rPr>
          <w:ins w:id="319" w:author="yanhwan@gmail.com" w:date="2017-02-16T17:21:00Z"/>
          <w:sz w:val="32"/>
          <w:szCs w:val="32"/>
        </w:rPr>
      </w:pPr>
      <w:ins w:id="320" w:author="yanhwan@gmail.com" w:date="2017-02-16T17:21:00Z">
        <w:r>
          <w:rPr>
            <w:sz w:val="32"/>
            <w:szCs w:val="32"/>
          </w:rPr>
          <w:br w:type="page"/>
        </w:r>
      </w:ins>
    </w:p>
    <w:p w:rsidR="00C36D81" w:rsidRPr="00C15E87" w:rsidRDefault="00C36D81">
      <w:pPr>
        <w:tabs>
          <w:tab w:val="left" w:pos="1305"/>
        </w:tabs>
        <w:rPr>
          <w:ins w:id="321" w:author="yanhwan@gmail.com" w:date="2017-02-16T17:21:00Z"/>
          <w:b/>
          <w:u w:val="single"/>
          <w:rPrChange w:id="322" w:author="Ryan" w:date="2017-03-21T07:12:00Z">
            <w:rPr>
              <w:ins w:id="323" w:author="yanhwan@gmail.com" w:date="2017-02-16T17:21:00Z"/>
              <w:sz w:val="32"/>
              <w:szCs w:val="32"/>
            </w:rPr>
          </w:rPrChange>
        </w:rPr>
        <w:pPrChange w:id="324" w:author="Ryan" w:date="2017-02-01T19:22:00Z">
          <w:pPr/>
        </w:pPrChange>
      </w:pPr>
      <w:ins w:id="325" w:author="yanhwan@gmail.com" w:date="2017-02-16T17:21:00Z">
        <w:r w:rsidRPr="00C15E87">
          <w:rPr>
            <w:b/>
            <w:u w:val="single"/>
            <w:rPrChange w:id="326" w:author="Ryan" w:date="2017-03-21T07:12:00Z">
              <w:rPr>
                <w:sz w:val="32"/>
                <w:szCs w:val="32"/>
              </w:rPr>
            </w:rPrChange>
          </w:rPr>
          <w:lastRenderedPageBreak/>
          <w:t>SIGN IN PAGE (POP UP FUNTION):</w:t>
        </w:r>
      </w:ins>
    </w:p>
    <w:p w:rsidR="00C36D81" w:rsidRDefault="00C36D81">
      <w:pPr>
        <w:tabs>
          <w:tab w:val="left" w:pos="1305"/>
        </w:tabs>
        <w:rPr>
          <w:ins w:id="327" w:author="yanhwan@gmail.com" w:date="2017-02-16T17:22:00Z"/>
          <w:sz w:val="32"/>
          <w:szCs w:val="32"/>
        </w:rPr>
      </w:pPr>
      <w:ins w:id="328" w:author="yanhwan@gmail.com" w:date="2017-02-16T17:22:00Z">
        <w:del w:id="329" w:author="Ryan" w:date="2017-03-21T07:07:00Z">
          <w:r w:rsidDel="00F20E3E">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del>
      </w:ins>
      <w:ins w:id="330" w:author="Ryan" w:date="2017-03-21T07:07:00Z">
        <w:r w:rsidR="00F20E3E">
          <w:rPr>
            <w:noProof/>
          </w:rPr>
          <w:drawing>
            <wp:inline distT="0" distB="0" distL="0" distR="0" wp14:anchorId="23CB7A38" wp14:editId="501C8458">
              <wp:extent cx="5074920" cy="6515100"/>
              <wp:effectExtent l="0" t="0" r="0" b="0"/>
              <wp:docPr id="22" name="Picture 22" descr="Screen Clipping"/>
              <wp:cNvGraphicFramePr/>
              <a:graphic xmlns:a="http://schemas.openxmlformats.org/drawingml/2006/main">
                <a:graphicData uri="http://schemas.openxmlformats.org/drawingml/2006/picture">
                  <pic:pic xmlns:pic="http://schemas.openxmlformats.org/drawingml/2006/picture">
                    <pic:nvPicPr>
                      <pic:cNvPr id="5" name="Picture 5" descr="Screen Clipp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920" cy="6515100"/>
                      </a:xfrm>
                      <a:prstGeom prst="rect">
                        <a:avLst/>
                      </a:prstGeom>
                    </pic:spPr>
                  </pic:pic>
                </a:graphicData>
              </a:graphic>
            </wp:inline>
          </w:drawing>
        </w:r>
      </w:ins>
    </w:p>
    <w:p w:rsidR="00C36D81" w:rsidDel="00A14252" w:rsidRDefault="00C36D81">
      <w:pPr>
        <w:rPr>
          <w:ins w:id="331" w:author="yanhwan@gmail.com" w:date="2017-02-16T17:22:00Z"/>
          <w:del w:id="332" w:author="Ryan" w:date="2017-03-20T22:45:00Z"/>
          <w:sz w:val="32"/>
          <w:szCs w:val="32"/>
        </w:rPr>
      </w:pPr>
      <w:ins w:id="333" w:author="yanhwan@gmail.com" w:date="2017-02-16T17:22:00Z">
        <w:del w:id="334" w:author="Ryan" w:date="2017-03-20T22:45:00Z">
          <w:r w:rsidDel="00A14252">
            <w:rPr>
              <w:sz w:val="32"/>
              <w:szCs w:val="32"/>
            </w:rPr>
            <w:br w:type="page"/>
          </w:r>
        </w:del>
      </w:ins>
    </w:p>
    <w:p w:rsidR="00C36D81" w:rsidDel="00A14252" w:rsidRDefault="00C36D81">
      <w:pPr>
        <w:tabs>
          <w:tab w:val="left" w:pos="1305"/>
        </w:tabs>
        <w:rPr>
          <w:ins w:id="335" w:author="yanhwan@gmail.com" w:date="2017-02-16T17:22:00Z"/>
          <w:del w:id="336" w:author="Ryan" w:date="2017-03-20T22:45:00Z"/>
          <w:sz w:val="32"/>
          <w:szCs w:val="32"/>
        </w:rPr>
        <w:pPrChange w:id="337" w:author="Ryan" w:date="2017-02-01T19:22:00Z">
          <w:pPr/>
        </w:pPrChange>
      </w:pPr>
      <w:ins w:id="338" w:author="yanhwan@gmail.com" w:date="2017-02-16T17:22:00Z">
        <w:del w:id="339" w:author="Ryan" w:date="2017-03-20T22:45:00Z">
          <w:r w:rsidDel="00A14252">
            <w:rPr>
              <w:sz w:val="32"/>
              <w:szCs w:val="32"/>
            </w:rPr>
            <w:delText>SIGN UP PAGE (POP UP):</w:delText>
          </w:r>
        </w:del>
      </w:ins>
    </w:p>
    <w:p w:rsidR="00C36D81" w:rsidRDefault="00C36D81">
      <w:pPr>
        <w:rPr>
          <w:ins w:id="340" w:author="yanhwan@gmail.com" w:date="2017-02-16T17:23:00Z"/>
          <w:sz w:val="32"/>
          <w:szCs w:val="32"/>
        </w:rPr>
        <w:pPrChange w:id="341" w:author="Ryan" w:date="2017-03-20T22:45:00Z">
          <w:pPr>
            <w:tabs>
              <w:tab w:val="left" w:pos="1305"/>
            </w:tabs>
          </w:pPr>
        </w:pPrChange>
      </w:pPr>
      <w:ins w:id="342" w:author="yanhwan@gmail.com" w:date="2017-02-16T17:23:00Z">
        <w:del w:id="343"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344" w:author="yanhwan@gmail.com" w:date="2017-02-16T17:23:00Z"/>
          <w:sz w:val="32"/>
          <w:szCs w:val="32"/>
        </w:rPr>
      </w:pPr>
      <w:ins w:id="345" w:author="yanhwan@gmail.com" w:date="2017-02-16T17:23:00Z">
        <w:r>
          <w:rPr>
            <w:sz w:val="32"/>
            <w:szCs w:val="32"/>
          </w:rPr>
          <w:br w:type="page"/>
        </w:r>
      </w:ins>
    </w:p>
    <w:p w:rsidR="00C36D81" w:rsidRPr="00C15E87" w:rsidRDefault="00C36D81">
      <w:pPr>
        <w:tabs>
          <w:tab w:val="left" w:pos="1305"/>
        </w:tabs>
        <w:rPr>
          <w:ins w:id="346" w:author="yanhwan@gmail.com" w:date="2017-02-16T17:23:00Z"/>
          <w:b/>
          <w:u w:val="single"/>
          <w:rPrChange w:id="347" w:author="Ryan" w:date="2017-03-21T07:13:00Z">
            <w:rPr>
              <w:ins w:id="348" w:author="yanhwan@gmail.com" w:date="2017-02-16T17:23:00Z"/>
              <w:sz w:val="32"/>
              <w:szCs w:val="32"/>
            </w:rPr>
          </w:rPrChange>
        </w:rPr>
        <w:pPrChange w:id="349" w:author="Ryan" w:date="2017-02-01T19:22:00Z">
          <w:pPr/>
        </w:pPrChange>
      </w:pPr>
      <w:ins w:id="350" w:author="yanhwan@gmail.com" w:date="2017-02-16T17:23:00Z">
        <w:r w:rsidRPr="00C15E87">
          <w:rPr>
            <w:b/>
            <w:u w:val="single"/>
            <w:rPrChange w:id="351" w:author="Ryan" w:date="2017-03-21T07:13:00Z">
              <w:rPr>
                <w:sz w:val="32"/>
                <w:szCs w:val="32"/>
              </w:rPr>
            </w:rPrChange>
          </w:rPr>
          <w:lastRenderedPageBreak/>
          <w:t>MEMBER INTERFACE:</w:t>
        </w:r>
      </w:ins>
    </w:p>
    <w:p w:rsidR="00C36D81" w:rsidRDefault="00C36D81">
      <w:pPr>
        <w:tabs>
          <w:tab w:val="left" w:pos="1305"/>
        </w:tabs>
        <w:rPr>
          <w:ins w:id="352" w:author="yanhwan@gmail.com" w:date="2017-02-16T17:24:00Z"/>
          <w:sz w:val="32"/>
          <w:szCs w:val="32"/>
        </w:rPr>
      </w:pPr>
      <w:ins w:id="353" w:author="yanhwan@gmail.com" w:date="2017-02-16T17:23:00Z">
        <w:del w:id="354" w:author="Ryan" w:date="2017-03-21T07:08:00Z">
          <w:r w:rsidDel="00F20E3E">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del>
      </w:ins>
      <w:ins w:id="355" w:author="Ryan" w:date="2017-03-21T07:08:00Z">
        <w:r w:rsidR="00F20E3E">
          <w:rPr>
            <w:noProof/>
          </w:rPr>
          <w:drawing>
            <wp:inline distT="0" distB="0" distL="0" distR="0" wp14:anchorId="73C6E1A3" wp14:editId="1CAC04B6">
              <wp:extent cx="5078730" cy="6534150"/>
              <wp:effectExtent l="0" t="0" r="7620" b="0"/>
              <wp:docPr id="23" name="Picture 23" descr="Screen Clipping"/>
              <wp:cNvGraphicFramePr/>
              <a:graphic xmlns:a="http://schemas.openxmlformats.org/drawingml/2006/main">
                <a:graphicData uri="http://schemas.openxmlformats.org/drawingml/2006/picture">
                  <pic:pic xmlns:pic="http://schemas.openxmlformats.org/drawingml/2006/picture">
                    <pic:nvPicPr>
                      <pic:cNvPr id="7" name="Picture 7" descr="Screen Clipp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8730" cy="6534150"/>
                      </a:xfrm>
                      <a:prstGeom prst="rect">
                        <a:avLst/>
                      </a:prstGeom>
                    </pic:spPr>
                  </pic:pic>
                </a:graphicData>
              </a:graphic>
            </wp:inline>
          </w:drawing>
        </w:r>
      </w:ins>
    </w:p>
    <w:p w:rsidR="00C36D81" w:rsidRDefault="00C36D81">
      <w:pPr>
        <w:rPr>
          <w:ins w:id="356" w:author="yanhwan@gmail.com" w:date="2017-02-16T17:24:00Z"/>
          <w:sz w:val="32"/>
          <w:szCs w:val="32"/>
        </w:rPr>
      </w:pPr>
      <w:ins w:id="357" w:author="yanhwan@gmail.com" w:date="2017-02-16T17:24:00Z">
        <w:r>
          <w:rPr>
            <w:sz w:val="32"/>
            <w:szCs w:val="32"/>
          </w:rPr>
          <w:br w:type="page"/>
        </w:r>
      </w:ins>
    </w:p>
    <w:p w:rsidR="00C36D81" w:rsidRPr="00C15E87" w:rsidRDefault="00C36D81">
      <w:pPr>
        <w:tabs>
          <w:tab w:val="left" w:pos="1305"/>
        </w:tabs>
        <w:rPr>
          <w:ins w:id="358" w:author="yanhwan@gmail.com" w:date="2017-02-16T17:24:00Z"/>
          <w:b/>
          <w:u w:val="single"/>
          <w:rPrChange w:id="359" w:author="Ryan" w:date="2017-03-21T07:13:00Z">
            <w:rPr>
              <w:ins w:id="360" w:author="yanhwan@gmail.com" w:date="2017-02-16T17:24:00Z"/>
              <w:sz w:val="32"/>
              <w:szCs w:val="32"/>
            </w:rPr>
          </w:rPrChange>
        </w:rPr>
        <w:pPrChange w:id="361" w:author="Ryan" w:date="2017-02-01T19:22:00Z">
          <w:pPr/>
        </w:pPrChange>
      </w:pPr>
      <w:ins w:id="362" w:author="yanhwan@gmail.com" w:date="2017-02-16T17:24:00Z">
        <w:r w:rsidRPr="00C15E87">
          <w:rPr>
            <w:b/>
            <w:u w:val="single"/>
            <w:rPrChange w:id="363" w:author="Ryan" w:date="2017-03-21T07:13:00Z">
              <w:rPr>
                <w:sz w:val="32"/>
                <w:szCs w:val="32"/>
              </w:rPr>
            </w:rPrChange>
          </w:rPr>
          <w:lastRenderedPageBreak/>
          <w:t>DETAIL INFORMATION FOR SPECIFIC NEWS PAGE:</w:t>
        </w:r>
      </w:ins>
    </w:p>
    <w:p w:rsidR="00C36D81" w:rsidRDefault="00C36D81">
      <w:pPr>
        <w:tabs>
          <w:tab w:val="left" w:pos="1305"/>
        </w:tabs>
        <w:rPr>
          <w:ins w:id="364" w:author="yanhwan@gmail.com" w:date="2017-02-16T17:25:00Z"/>
          <w:sz w:val="32"/>
          <w:szCs w:val="32"/>
        </w:rPr>
      </w:pPr>
      <w:ins w:id="365" w:author="yanhwan@gmail.com" w:date="2017-02-16T17:25:00Z">
        <w:del w:id="366" w:author="Ryan" w:date="2017-03-21T07:08:00Z">
          <w:r w:rsidDel="00F20E3E">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del>
      </w:ins>
      <w:ins w:id="367" w:author="Ryan" w:date="2017-03-21T07:08:00Z">
        <w:r w:rsidR="00F20E3E">
          <w:rPr>
            <w:noProof/>
          </w:rPr>
          <w:drawing>
            <wp:inline distT="0" distB="0" distL="0" distR="0" wp14:anchorId="2A1EA070" wp14:editId="664B072C">
              <wp:extent cx="4740275" cy="6107430"/>
              <wp:effectExtent l="0" t="0" r="3175" b="7620"/>
              <wp:docPr id="24" name="Picture 24"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C36D81" w:rsidRDefault="00C36D81">
      <w:pPr>
        <w:rPr>
          <w:ins w:id="368" w:author="yanhwan@gmail.com" w:date="2017-02-16T17:25:00Z"/>
          <w:sz w:val="32"/>
          <w:szCs w:val="32"/>
        </w:rPr>
      </w:pPr>
      <w:ins w:id="369" w:author="yanhwan@gmail.com" w:date="2017-02-16T17:25:00Z">
        <w:r>
          <w:rPr>
            <w:sz w:val="32"/>
            <w:szCs w:val="32"/>
          </w:rPr>
          <w:br w:type="page"/>
        </w:r>
      </w:ins>
    </w:p>
    <w:p w:rsidR="00C36D81" w:rsidRPr="00C15E87" w:rsidRDefault="00C36D81">
      <w:pPr>
        <w:tabs>
          <w:tab w:val="left" w:pos="1305"/>
        </w:tabs>
        <w:rPr>
          <w:ins w:id="370" w:author="yanhwan@gmail.com" w:date="2017-02-16T17:26:00Z"/>
          <w:b/>
          <w:u w:val="single"/>
          <w:rPrChange w:id="371" w:author="Ryan" w:date="2017-03-21T07:13:00Z">
            <w:rPr>
              <w:ins w:id="372" w:author="yanhwan@gmail.com" w:date="2017-02-16T17:26:00Z"/>
              <w:sz w:val="32"/>
              <w:szCs w:val="32"/>
            </w:rPr>
          </w:rPrChange>
        </w:rPr>
        <w:pPrChange w:id="373" w:author="Ryan" w:date="2017-02-01T19:22:00Z">
          <w:pPr/>
        </w:pPrChange>
      </w:pPr>
      <w:ins w:id="374" w:author="yanhwan@gmail.com" w:date="2017-02-16T17:25:00Z">
        <w:r w:rsidRPr="00C15E87">
          <w:rPr>
            <w:b/>
            <w:u w:val="single"/>
            <w:rPrChange w:id="375" w:author="Ryan" w:date="2017-03-21T07:13:00Z">
              <w:rPr>
                <w:sz w:val="32"/>
                <w:szCs w:val="32"/>
              </w:rPr>
            </w:rPrChange>
          </w:rPr>
          <w:lastRenderedPageBreak/>
          <w:t>PAGE WHEN YOU GO INTO THE SPECIFIC</w:t>
        </w:r>
      </w:ins>
      <w:ins w:id="376" w:author="yanhwan@gmail.com" w:date="2017-02-16T17:26:00Z">
        <w:r w:rsidRPr="00C15E87">
          <w:rPr>
            <w:b/>
            <w:u w:val="single"/>
            <w:rPrChange w:id="377" w:author="Ryan" w:date="2017-03-21T07:13:00Z">
              <w:rPr>
                <w:sz w:val="32"/>
                <w:szCs w:val="32"/>
              </w:rPr>
            </w:rPrChange>
          </w:rPr>
          <w:t xml:space="preserve"> CATEGORY:</w:t>
        </w:r>
      </w:ins>
    </w:p>
    <w:p w:rsidR="00D11348" w:rsidRDefault="00C36D81">
      <w:pPr>
        <w:tabs>
          <w:tab w:val="left" w:pos="1305"/>
        </w:tabs>
        <w:rPr>
          <w:ins w:id="378" w:author="yanhwan@gmail.com" w:date="2017-02-16T17:34:00Z"/>
          <w:sz w:val="32"/>
          <w:szCs w:val="32"/>
        </w:rPr>
      </w:pPr>
      <w:ins w:id="379"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380" w:author="yanhwan@gmail.com" w:date="2017-02-16T17:34:00Z"/>
          <w:sz w:val="32"/>
          <w:szCs w:val="32"/>
        </w:rPr>
      </w:pPr>
      <w:ins w:id="381" w:author="yanhwan@gmail.com" w:date="2017-02-16T17:34:00Z">
        <w:r>
          <w:rPr>
            <w:sz w:val="32"/>
            <w:szCs w:val="32"/>
          </w:rPr>
          <w:br w:type="page"/>
        </w:r>
      </w:ins>
    </w:p>
    <w:p w:rsidR="00D11348" w:rsidRPr="00C15E87" w:rsidRDefault="00D11348">
      <w:pPr>
        <w:tabs>
          <w:tab w:val="left" w:pos="1305"/>
        </w:tabs>
        <w:rPr>
          <w:ins w:id="382" w:author="yanhwan@gmail.com" w:date="2017-02-16T17:34:00Z"/>
          <w:b/>
          <w:u w:val="single"/>
          <w:rPrChange w:id="383" w:author="Ryan" w:date="2017-03-21T07:13:00Z">
            <w:rPr>
              <w:ins w:id="384" w:author="yanhwan@gmail.com" w:date="2017-02-16T17:34:00Z"/>
              <w:sz w:val="32"/>
              <w:szCs w:val="32"/>
            </w:rPr>
          </w:rPrChange>
        </w:rPr>
        <w:pPrChange w:id="385" w:author="Ryan" w:date="2017-02-01T19:22:00Z">
          <w:pPr/>
        </w:pPrChange>
      </w:pPr>
      <w:ins w:id="386" w:author="yanhwan@gmail.com" w:date="2017-02-16T17:34:00Z">
        <w:r w:rsidRPr="00C15E87">
          <w:rPr>
            <w:b/>
            <w:u w:val="single"/>
            <w:rPrChange w:id="387" w:author="Ryan" w:date="2017-03-21T07:13:00Z">
              <w:rPr>
                <w:sz w:val="32"/>
                <w:szCs w:val="32"/>
              </w:rPr>
            </w:rPrChange>
          </w:rPr>
          <w:lastRenderedPageBreak/>
          <w:t>CONTACT:</w:t>
        </w:r>
      </w:ins>
    </w:p>
    <w:p w:rsidR="007E3482" w:rsidRDefault="00E44667">
      <w:pPr>
        <w:tabs>
          <w:tab w:val="left" w:pos="1305"/>
        </w:tabs>
        <w:rPr>
          <w:ins w:id="388" w:author="yanhwan@gmail.com" w:date="2017-02-16T17:38:00Z"/>
          <w:sz w:val="32"/>
          <w:szCs w:val="32"/>
        </w:rPr>
      </w:pPr>
      <w:ins w:id="389" w:author="yanhwan@gmail.com" w:date="2017-02-16T17:37:00Z">
        <w:del w:id="390" w:author="Ryan" w:date="2017-03-21T07:09:00Z">
          <w:r w:rsidDel="00F20E3E">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del>
      </w:ins>
      <w:ins w:id="391" w:author="Ryan" w:date="2017-03-21T07:09:00Z">
        <w:r w:rsidR="00F20E3E">
          <w:rPr>
            <w:noProof/>
          </w:rPr>
          <w:drawing>
            <wp:inline distT="0" distB="0" distL="0" distR="0" wp14:anchorId="1FEEE6AC" wp14:editId="2B142808">
              <wp:extent cx="5086350" cy="6560820"/>
              <wp:effectExtent l="0" t="0" r="0" b="0"/>
              <wp:docPr id="25" name="Picture 25" descr="Screen Clipping"/>
              <wp:cNvGraphicFramePr/>
              <a:graphic xmlns:a="http://schemas.openxmlformats.org/drawingml/2006/main">
                <a:graphicData uri="http://schemas.openxmlformats.org/drawingml/2006/picture">
                  <pic:pic xmlns:pic="http://schemas.openxmlformats.org/drawingml/2006/picture">
                    <pic:nvPicPr>
                      <pic:cNvPr id="10" name="Picture 10" descr="Screen Clipp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6350" cy="6560820"/>
                      </a:xfrm>
                      <a:prstGeom prst="rect">
                        <a:avLst/>
                      </a:prstGeom>
                    </pic:spPr>
                  </pic:pic>
                </a:graphicData>
              </a:graphic>
            </wp:inline>
          </w:drawing>
        </w:r>
      </w:ins>
    </w:p>
    <w:p w:rsidR="007E3482" w:rsidRDefault="007E3482">
      <w:pPr>
        <w:rPr>
          <w:ins w:id="392" w:author="yanhwan@gmail.com" w:date="2017-02-16T17:38:00Z"/>
          <w:sz w:val="32"/>
          <w:szCs w:val="32"/>
        </w:rPr>
      </w:pPr>
      <w:ins w:id="393" w:author="yanhwan@gmail.com" w:date="2017-02-16T17:38:00Z">
        <w:r>
          <w:rPr>
            <w:sz w:val="32"/>
            <w:szCs w:val="32"/>
          </w:rPr>
          <w:br w:type="page"/>
        </w:r>
      </w:ins>
    </w:p>
    <w:p w:rsidR="007E3482" w:rsidRDefault="00B548BD">
      <w:pPr>
        <w:tabs>
          <w:tab w:val="left" w:pos="1305"/>
        </w:tabs>
        <w:rPr>
          <w:ins w:id="394" w:author="yanhwan@gmail.com" w:date="2017-02-16T17:40:00Z"/>
          <w:sz w:val="32"/>
          <w:szCs w:val="32"/>
        </w:rPr>
      </w:pPr>
      <w:ins w:id="395" w:author="yanhwan@gmail.com" w:date="2017-02-16T17:43:00Z">
        <w:r w:rsidRPr="00C15E87">
          <w:rPr>
            <w:b/>
            <w:u w:val="single"/>
            <w:rPrChange w:id="396" w:author="Ryan" w:date="2017-03-21T07:13:00Z">
              <w:rPr>
                <w:sz w:val="32"/>
                <w:szCs w:val="32"/>
              </w:rPr>
            </w:rPrChange>
          </w:rPr>
          <w:lastRenderedPageBreak/>
          <w:t>RELEASE DATE PAGE:</w:t>
        </w:r>
      </w:ins>
      <w:ins w:id="397" w:author="yanhwan@gmail.com" w:date="2017-02-16T17:40:00Z">
        <w:del w:id="398" w:author="Ryan" w:date="2017-03-23T16:03:00Z">
          <w:r w:rsidR="007E3482" w:rsidDel="0024259E">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del>
      </w:ins>
    </w:p>
    <w:p w:rsidR="007E3482" w:rsidRDefault="0024259E">
      <w:pPr>
        <w:rPr>
          <w:ins w:id="399" w:author="yanhwan@gmail.com" w:date="2017-02-16T17:40:00Z"/>
          <w:sz w:val="32"/>
          <w:szCs w:val="32"/>
        </w:rPr>
      </w:pPr>
      <w:ins w:id="400" w:author="Ryan" w:date="2017-03-23T16:03:00Z">
        <w:r>
          <w:rPr>
            <w:noProof/>
          </w:rPr>
          <w:drawing>
            <wp:inline distT="0" distB="0" distL="0" distR="0" wp14:anchorId="229E1862" wp14:editId="261A2A84">
              <wp:extent cx="5052498" cy="6519475"/>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C2C1B.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2498" cy="6519475"/>
                      </a:xfrm>
                      <a:prstGeom prst="rect">
                        <a:avLst/>
                      </a:prstGeom>
                    </pic:spPr>
                  </pic:pic>
                </a:graphicData>
              </a:graphic>
            </wp:inline>
          </w:drawing>
        </w:r>
      </w:ins>
      <w:ins w:id="401" w:author="yanhwan@gmail.com" w:date="2017-02-16T17:40:00Z">
        <w:r w:rsidR="007E3482">
          <w:rPr>
            <w:sz w:val="32"/>
            <w:szCs w:val="32"/>
          </w:rPr>
          <w:br w:type="page"/>
        </w:r>
      </w:ins>
    </w:p>
    <w:p w:rsidR="00D11348" w:rsidRPr="0024259E" w:rsidRDefault="007E3482">
      <w:pPr>
        <w:tabs>
          <w:tab w:val="left" w:pos="1305"/>
        </w:tabs>
        <w:rPr>
          <w:ins w:id="402" w:author="yanhwan@gmail.com" w:date="2017-02-16T17:42:00Z"/>
          <w:b/>
          <w:u w:val="single"/>
          <w:rPrChange w:id="403" w:author="Ryan" w:date="2017-03-23T16:04:00Z">
            <w:rPr>
              <w:ins w:id="404" w:author="yanhwan@gmail.com" w:date="2017-02-16T17:42:00Z"/>
              <w:sz w:val="32"/>
              <w:szCs w:val="32"/>
            </w:rPr>
          </w:rPrChange>
        </w:rPr>
      </w:pPr>
      <w:ins w:id="405" w:author="yanhwan@gmail.com" w:date="2017-02-16T17:40:00Z">
        <w:r w:rsidRPr="0024259E">
          <w:rPr>
            <w:b/>
            <w:u w:val="single"/>
            <w:rPrChange w:id="406" w:author="Ryan" w:date="2017-03-23T16:04:00Z">
              <w:rPr>
                <w:sz w:val="32"/>
                <w:szCs w:val="32"/>
              </w:rPr>
            </w:rPrChange>
          </w:rPr>
          <w:lastRenderedPageBreak/>
          <w:t>SITE MAP:</w:t>
        </w:r>
      </w:ins>
    </w:p>
    <w:p w:rsidR="007E3482" w:rsidRDefault="007E3482">
      <w:pPr>
        <w:tabs>
          <w:tab w:val="left" w:pos="1305"/>
        </w:tabs>
        <w:rPr>
          <w:ins w:id="407" w:author="yanhwan@gmail.com" w:date="2017-02-16T17:34:00Z"/>
          <w:sz w:val="32"/>
          <w:szCs w:val="32"/>
        </w:rPr>
      </w:pPr>
      <w:ins w:id="408" w:author="yanhwan@gmail.com" w:date="2017-02-16T17:42:00Z">
        <w:del w:id="409" w:author="Ryan" w:date="2017-03-21T07:09:00Z">
          <w:r w:rsidDel="00F20E3E">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del>
      </w:ins>
      <w:ins w:id="410" w:author="Ryan" w:date="2017-03-21T07:09:00Z">
        <w:r w:rsidR="00F20E3E">
          <w:rPr>
            <w:noProof/>
          </w:rPr>
          <w:drawing>
            <wp:inline distT="0" distB="0" distL="0" distR="0" wp14:anchorId="798ADA76" wp14:editId="5EEBD7C7">
              <wp:extent cx="5071110" cy="6557010"/>
              <wp:effectExtent l="0" t="0" r="0" b="0"/>
              <wp:docPr id="26" name="Picture 26" descr="Screen Clipping"/>
              <wp:cNvGraphicFramePr/>
              <a:graphic xmlns:a="http://schemas.openxmlformats.org/drawingml/2006/main">
                <a:graphicData uri="http://schemas.openxmlformats.org/drawingml/2006/picture">
                  <pic:pic xmlns:pic="http://schemas.openxmlformats.org/drawingml/2006/picture">
                    <pic:nvPicPr>
                      <pic:cNvPr id="11" name="Picture 11" descr="Screen Clipp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1110" cy="6557010"/>
                      </a:xfrm>
                      <a:prstGeom prst="rect">
                        <a:avLst/>
                      </a:prstGeom>
                    </pic:spPr>
                  </pic:pic>
                </a:graphicData>
              </a:graphic>
            </wp:inline>
          </w:drawing>
        </w:r>
      </w:ins>
    </w:p>
    <w:p w:rsidR="00D63530" w:rsidRDefault="00D63530" w:rsidP="00D63530">
      <w:pPr>
        <w:jc w:val="center"/>
        <w:rPr>
          <w:ins w:id="411" w:author="Ryan" w:date="2017-03-20T21:40:00Z"/>
          <w:b/>
          <w:sz w:val="32"/>
          <w:szCs w:val="32"/>
          <w:u w:val="single"/>
        </w:rPr>
      </w:pPr>
    </w:p>
    <w:p w:rsidR="00D63530" w:rsidRDefault="00D63530" w:rsidP="00D63530">
      <w:pPr>
        <w:jc w:val="center"/>
        <w:rPr>
          <w:ins w:id="412" w:author="Ryan" w:date="2017-03-20T21:40:00Z"/>
          <w:b/>
          <w:sz w:val="32"/>
          <w:szCs w:val="32"/>
          <w:u w:val="single"/>
        </w:rPr>
      </w:pPr>
    </w:p>
    <w:p w:rsidR="00D63530" w:rsidRDefault="00D63530" w:rsidP="00D63530">
      <w:pPr>
        <w:jc w:val="center"/>
        <w:rPr>
          <w:ins w:id="413" w:author="Ryan" w:date="2017-03-20T21:40:00Z"/>
          <w:b/>
          <w:sz w:val="32"/>
          <w:szCs w:val="32"/>
          <w:u w:val="single"/>
        </w:rPr>
      </w:pPr>
    </w:p>
    <w:p w:rsidR="00D63530" w:rsidRDefault="00D63530" w:rsidP="00D63530">
      <w:pPr>
        <w:jc w:val="center"/>
        <w:rPr>
          <w:ins w:id="414" w:author="Ryan" w:date="2017-03-20T21:40:00Z"/>
          <w:b/>
          <w:sz w:val="32"/>
          <w:szCs w:val="32"/>
          <w:u w:val="single"/>
        </w:rPr>
      </w:pPr>
    </w:p>
    <w:p w:rsidR="00D63530" w:rsidRPr="00A42228" w:rsidRDefault="00D63530" w:rsidP="00D63530">
      <w:pPr>
        <w:jc w:val="center"/>
        <w:rPr>
          <w:ins w:id="415" w:author="Ryan" w:date="2017-03-20T21:40:00Z"/>
          <w:b/>
          <w:sz w:val="32"/>
          <w:szCs w:val="32"/>
          <w:u w:val="single"/>
        </w:rPr>
      </w:pPr>
      <w:ins w:id="416" w:author="Ryan" w:date="2017-03-20T21:40:00Z">
        <w:r w:rsidRPr="00A42228">
          <w:rPr>
            <w:b/>
            <w:sz w:val="32"/>
            <w:szCs w:val="32"/>
            <w:u w:val="single"/>
          </w:rPr>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417" w:author="Ryan" w:date="2017-03-20T22:55:00Z"/>
          <w:b/>
          <w:u w:val="single"/>
          <w:rPrChange w:id="418" w:author="Ryan" w:date="2017-03-20T22:55:00Z">
            <w:rPr>
              <w:ins w:id="419" w:author="Ryan" w:date="2017-03-20T22:55:00Z"/>
            </w:rPr>
          </w:rPrChange>
        </w:rPr>
      </w:pPr>
      <w:ins w:id="420" w:author="Ryan" w:date="2017-03-20T22:55:00Z">
        <w:r w:rsidRPr="006C7D4F">
          <w:rPr>
            <w:b/>
            <w:u w:val="single"/>
            <w:rPrChange w:id="421" w:author="Ryan" w:date="2017-03-20T22:55:00Z">
              <w:rPr/>
            </w:rPrChange>
          </w:rPr>
          <w:t>Developers Thoughts:</w:t>
        </w:r>
      </w:ins>
    </w:p>
    <w:p w:rsidR="00D63530" w:rsidRDefault="00D63530" w:rsidP="00D63530">
      <w:pPr>
        <w:rPr>
          <w:ins w:id="422" w:author="Ryan" w:date="2017-03-20T22:55:00Z"/>
        </w:rPr>
      </w:pPr>
      <w:ins w:id="423" w:author="Ryan" w:date="2017-03-20T21:40:00Z">
        <w:r>
          <w:t>We evenly divided up the workload by assigning each person to work on two pages. We’ve managed to meet the minimum requirement for pages and we added more to the site.</w:t>
        </w:r>
      </w:ins>
    </w:p>
    <w:p w:rsidR="006C7D4F" w:rsidRDefault="006C7D4F">
      <w:pPr>
        <w:rPr>
          <w:ins w:id="424" w:author="Ryan" w:date="2017-03-20T22:55:00Z"/>
        </w:rPr>
        <w:pPrChange w:id="425" w:author="Ryan" w:date="2017-03-20T22:55:00Z">
          <w:pPr>
            <w:pStyle w:val="ListParagraph"/>
            <w:numPr>
              <w:numId w:val="3"/>
            </w:numPr>
            <w:ind w:hanging="360"/>
          </w:pPr>
        </w:pPrChange>
      </w:pPr>
      <w:ins w:id="426" w:author="Ryan" w:date="2017-03-20T22:55:00Z">
        <w:r>
          <w:t>The group is talking about the background</w:t>
        </w:r>
      </w:ins>
      <w:ins w:id="427" w:author="Ryan" w:date="2017-03-20T22:56:00Z">
        <w:r>
          <w:t xml:space="preserve"> of the website</w:t>
        </w:r>
      </w:ins>
      <w:ins w:id="428" w:author="Ryan" w:date="2017-03-20T22:55:00Z">
        <w:r>
          <w:t xml:space="preserve"> and deciding if it should remain white or add a background image/color.</w:t>
        </w:r>
      </w:ins>
    </w:p>
    <w:p w:rsidR="006C7D4F" w:rsidRDefault="006C7D4F" w:rsidP="00D63530">
      <w:pPr>
        <w:rPr>
          <w:ins w:id="429" w:author="Ryan" w:date="2017-03-20T21:40:00Z"/>
        </w:rPr>
      </w:pPr>
    </w:p>
    <w:p w:rsidR="00D63530" w:rsidRDefault="00D63530" w:rsidP="00D63530">
      <w:pPr>
        <w:rPr>
          <w:ins w:id="430" w:author="Ryan" w:date="2017-03-20T21:40:00Z"/>
          <w:b/>
          <w:u w:val="single"/>
        </w:rPr>
      </w:pPr>
      <w:ins w:id="431" w:author="Ryan" w:date="2017-03-20T21:40:00Z">
        <w:r w:rsidRPr="00A42228">
          <w:rPr>
            <w:b/>
            <w:u w:val="single"/>
          </w:rPr>
          <w:t>A/B Testing:</w:t>
        </w:r>
      </w:ins>
    </w:p>
    <w:p w:rsidR="00D63530" w:rsidRPr="00780132" w:rsidRDefault="00D63530" w:rsidP="00D63530">
      <w:pPr>
        <w:rPr>
          <w:ins w:id="432" w:author="Ryan" w:date="2017-03-20T21:40:00Z"/>
        </w:rPr>
      </w:pPr>
      <w:ins w:id="433"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434" w:author="Ryan" w:date="2017-02-16T22:20:00Z"/>
          <w:sz w:val="32"/>
          <w:szCs w:val="32"/>
        </w:rPr>
        <w:pPrChange w:id="435" w:author="Ryan" w:date="2017-02-16T22:20:00Z">
          <w:pPr/>
        </w:pPrChange>
      </w:pPr>
      <w:ins w:id="436"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437" w:author="Ryan" w:date="2017-03-20T21:41:00Z"/>
        </w:rPr>
      </w:pPr>
      <w:ins w:id="438" w:author="Ryan" w:date="2017-03-20T21:41:00Z">
        <w:r>
          <w:t>This is site A after we scroll down the page.</w:t>
        </w:r>
      </w:ins>
    </w:p>
    <w:p w:rsidR="00D63530" w:rsidRDefault="00F81DC8">
      <w:pPr>
        <w:tabs>
          <w:tab w:val="left" w:pos="1305"/>
        </w:tabs>
        <w:rPr>
          <w:ins w:id="439" w:author="Ryan" w:date="2017-03-20T21:43:00Z"/>
        </w:rPr>
        <w:pPrChange w:id="440" w:author="Ryan" w:date="2017-03-20T21:41:00Z">
          <w:pPr/>
        </w:pPrChange>
      </w:pPr>
      <w:ins w:id="441"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442" w:author="Ryan" w:date="2017-03-20T21:43:00Z"/>
        </w:rPr>
      </w:pPr>
      <w:ins w:id="443" w:author="Ryan" w:date="2017-03-20T21:43:00Z">
        <w:r>
          <w:t>Site B shows the navigation bar being movable. For the sake of saving room, we’ll just show it in action.</w:t>
        </w:r>
      </w:ins>
    </w:p>
    <w:p w:rsidR="00F81DC8" w:rsidRPr="00D63530" w:rsidRDefault="00F81DC8">
      <w:pPr>
        <w:tabs>
          <w:tab w:val="left" w:pos="1305"/>
        </w:tabs>
        <w:rPr>
          <w:ins w:id="444" w:author="Ryan" w:date="2017-03-20T21:41:00Z"/>
          <w:rPrChange w:id="445" w:author="Ryan" w:date="2017-03-20T21:41:00Z">
            <w:rPr>
              <w:ins w:id="446" w:author="Ryan" w:date="2017-03-20T21:41:00Z"/>
              <w:sz w:val="32"/>
              <w:szCs w:val="32"/>
            </w:rPr>
          </w:rPrChange>
        </w:rPr>
        <w:pPrChange w:id="447" w:author="Ryan" w:date="2017-03-20T21:41:00Z">
          <w:pPr/>
        </w:pPrChange>
      </w:pPr>
      <w:ins w:id="448"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449" w:author="Ryan" w:date="2017-03-20T21:44:00Z"/>
        </w:rPr>
      </w:pPr>
      <w:ins w:id="450"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451" w:author="Ryan" w:date="2017-03-20T21:44:00Z"/>
        </w:rPr>
      </w:pPr>
      <w:ins w:id="452"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453" w:author="Ryan" w:date="2017-03-20T22:46:00Z"/>
          <w:b/>
          <w:u w:val="single"/>
        </w:rPr>
      </w:pPr>
      <w:ins w:id="454"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pPr>
        <w:pStyle w:val="ListParagraph"/>
        <w:numPr>
          <w:ilvl w:val="0"/>
          <w:numId w:val="3"/>
        </w:numPr>
        <w:rPr>
          <w:ins w:id="455" w:author="Ryan" w:date="2017-03-20T21:44:00Z"/>
        </w:rPr>
        <w:pPrChange w:id="456" w:author="Ryan" w:date="2017-03-20T22:46:00Z">
          <w:pPr/>
        </w:pPrChange>
      </w:pPr>
      <w:ins w:id="457" w:author="Ryan" w:date="2017-03-20T21:44:00Z">
        <w:r>
          <w:t>One issue is the button forms all are inconsistent with one another. This is primarily a result from using too many css files and will clean up the files in the near future.</w:t>
        </w:r>
      </w:ins>
    </w:p>
    <w:p w:rsidR="00F81DC8" w:rsidRDefault="00F81DC8">
      <w:pPr>
        <w:pStyle w:val="ListParagraph"/>
        <w:numPr>
          <w:ilvl w:val="0"/>
          <w:numId w:val="3"/>
        </w:numPr>
        <w:rPr>
          <w:ins w:id="458" w:author="Ryan" w:date="2017-03-20T21:44:00Z"/>
        </w:rPr>
        <w:pPrChange w:id="459" w:author="Ryan" w:date="2017-03-20T22:46:00Z">
          <w:pPr/>
        </w:pPrChange>
      </w:pPr>
      <w:ins w:id="460" w:author="Ryan" w:date="2017-03-20T21:44:00Z">
        <w:r>
          <w:lastRenderedPageBreak/>
          <w:t>Another issue is the navigation bar is not consistent. The logo and the sign-in-sing-up aren’t even in the navigation bar.</w:t>
        </w:r>
      </w:ins>
    </w:p>
    <w:p w:rsidR="006C7D4F" w:rsidRDefault="00F81DC8" w:rsidP="00F81DC8">
      <w:pPr>
        <w:rPr>
          <w:ins w:id="461" w:author="Ryan" w:date="2017-03-20T22:51:00Z"/>
          <w:b/>
          <w:u w:val="single"/>
        </w:rPr>
      </w:pPr>
      <w:ins w:id="462" w:author="Ryan" w:date="2017-03-20T21:44:00Z">
        <w:r w:rsidRPr="00A42228">
          <w:rPr>
            <w:b/>
            <w:u w:val="single"/>
          </w:rPr>
          <w:t>Additional Work:</w:t>
        </w:r>
        <w:r>
          <w:rPr>
            <w:b/>
            <w:u w:val="single"/>
          </w:rPr>
          <w:t xml:space="preserve"> </w:t>
        </w:r>
      </w:ins>
    </w:p>
    <w:p w:rsidR="006C7D4F" w:rsidRDefault="00F81DC8">
      <w:pPr>
        <w:pStyle w:val="ListParagraph"/>
        <w:numPr>
          <w:ilvl w:val="0"/>
          <w:numId w:val="4"/>
        </w:numPr>
        <w:rPr>
          <w:ins w:id="463" w:author="Ryan" w:date="2017-03-20T22:51:00Z"/>
        </w:rPr>
        <w:pPrChange w:id="464" w:author="Ryan" w:date="2017-03-20T22:51:00Z">
          <w:pPr/>
        </w:pPrChange>
      </w:pPr>
      <w:ins w:id="465" w:author="Ryan" w:date="2017-03-20T21:44:00Z">
        <w:r>
          <w:t>Fixing the form buttons</w:t>
        </w:r>
      </w:ins>
      <w:ins w:id="466" w:author="Ryan" w:date="2017-03-20T22:52:00Z">
        <w:r w:rsidR="006C7D4F">
          <w:t>.</w:t>
        </w:r>
      </w:ins>
    </w:p>
    <w:p w:rsidR="006C7D4F" w:rsidRDefault="006C7D4F">
      <w:pPr>
        <w:pStyle w:val="ListParagraph"/>
        <w:numPr>
          <w:ilvl w:val="0"/>
          <w:numId w:val="4"/>
        </w:numPr>
        <w:rPr>
          <w:ins w:id="467" w:author="Ryan" w:date="2017-03-20T22:51:00Z"/>
        </w:rPr>
        <w:pPrChange w:id="468" w:author="Ryan" w:date="2017-03-20T22:51:00Z">
          <w:pPr/>
        </w:pPrChange>
      </w:pPr>
      <w:ins w:id="469" w:author="Ryan" w:date="2017-03-20T21:44:00Z">
        <w:r>
          <w:t xml:space="preserve">Navigation bar needs </w:t>
        </w:r>
      </w:ins>
      <w:ins w:id="470" w:author="Ryan" w:date="2017-03-20T22:54:00Z">
        <w:r>
          <w:t>reworking.</w:t>
        </w:r>
      </w:ins>
    </w:p>
    <w:p w:rsidR="006C7D4F" w:rsidRDefault="006C7D4F">
      <w:pPr>
        <w:pStyle w:val="ListParagraph"/>
        <w:numPr>
          <w:ilvl w:val="0"/>
          <w:numId w:val="4"/>
        </w:numPr>
        <w:rPr>
          <w:ins w:id="471" w:author="Ryan" w:date="2017-03-20T21:44:00Z"/>
        </w:rPr>
        <w:pPrChange w:id="472" w:author="Ryan" w:date="2017-03-20T22:51:00Z">
          <w:pPr/>
        </w:pPrChange>
      </w:pPr>
      <w:ins w:id="473" w:author="Ryan" w:date="2017-03-20T21:44:00Z">
        <w:r>
          <w:t>Detail pages need reworking</w:t>
        </w:r>
      </w:ins>
      <w:ins w:id="474" w:author="Ryan" w:date="2017-03-20T22:51:00Z">
        <w:r>
          <w:t>.</w:t>
        </w:r>
      </w:ins>
    </w:p>
    <w:p w:rsidR="00F81DC8" w:rsidRPr="00D71388" w:rsidRDefault="006C7D4F">
      <w:pPr>
        <w:pStyle w:val="ListParagraph"/>
        <w:numPr>
          <w:ilvl w:val="0"/>
          <w:numId w:val="4"/>
        </w:numPr>
        <w:rPr>
          <w:ins w:id="475" w:author="Ryan" w:date="2017-03-20T21:44:00Z"/>
        </w:rPr>
        <w:pPrChange w:id="476" w:author="Ryan" w:date="2017-03-20T22:51:00Z">
          <w:pPr/>
        </w:pPrChange>
      </w:pPr>
      <w:ins w:id="477" w:author="Ryan" w:date="2017-03-20T21:44:00Z">
        <w:r>
          <w:t>P</w:t>
        </w:r>
        <w:r w:rsidR="00F81DC8">
          <w:t>ossible background rework.</w:t>
        </w:r>
      </w:ins>
    </w:p>
    <w:p w:rsidR="006C7D4F" w:rsidRDefault="00F81DC8" w:rsidP="00F81DC8">
      <w:pPr>
        <w:rPr>
          <w:ins w:id="478" w:author="Ryan" w:date="2017-03-20T22:54:00Z"/>
          <w:b/>
          <w:u w:val="single"/>
        </w:rPr>
      </w:pPr>
      <w:ins w:id="479" w:author="Ryan" w:date="2017-03-20T21:44:00Z">
        <w:r>
          <w:rPr>
            <w:b/>
            <w:u w:val="single"/>
          </w:rPr>
          <w:t>Deviations from Previous M</w:t>
        </w:r>
        <w:r w:rsidRPr="00A42228">
          <w:rPr>
            <w:b/>
            <w:u w:val="single"/>
          </w:rPr>
          <w:t>ilestones:</w:t>
        </w:r>
      </w:ins>
    </w:p>
    <w:p w:rsidR="00F81DC8" w:rsidRPr="006C7D4F" w:rsidRDefault="00F81DC8" w:rsidP="00F81DC8">
      <w:pPr>
        <w:rPr>
          <w:ins w:id="480" w:author="Ryan" w:date="2017-03-20T21:44:00Z"/>
          <w:b/>
          <w:u w:val="single"/>
          <w:rPrChange w:id="481" w:author="Ryan" w:date="2017-03-20T22:54:00Z">
            <w:rPr>
              <w:ins w:id="482" w:author="Ryan" w:date="2017-03-20T21:44:00Z"/>
            </w:rPr>
          </w:rPrChange>
        </w:rPr>
      </w:pPr>
      <w:ins w:id="483"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484" w:author="Ryan" w:date="2017-03-20T21:44:00Z"/>
        </w:rPr>
      </w:pPr>
      <w:ins w:id="485" w:author="Ryan" w:date="2017-03-20T21:44:00Z">
        <w:r>
          <w:t>Our table, which can be seen on the site called “release date” or table.html through the files.</w:t>
        </w:r>
      </w:ins>
    </w:p>
    <w:p w:rsidR="00F81DC8" w:rsidRDefault="00F81DC8">
      <w:pPr>
        <w:tabs>
          <w:tab w:val="left" w:pos="1305"/>
        </w:tabs>
        <w:jc w:val="center"/>
        <w:rPr>
          <w:ins w:id="486" w:author="Ryan" w:date="2017-03-20T21:44:00Z"/>
          <w:sz w:val="32"/>
          <w:szCs w:val="32"/>
        </w:rPr>
        <w:pPrChange w:id="487" w:author="Ryan" w:date="2017-02-16T22:20:00Z">
          <w:pPr/>
        </w:pPrChange>
      </w:pPr>
      <w:ins w:id="488"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489" w:author="Ryan" w:date="2017-03-20T21:45:00Z"/>
        </w:rPr>
      </w:pPr>
      <w:ins w:id="490" w:author="Ryan" w:date="2017-03-20T21:45:00Z">
        <w:r w:rsidRPr="00A42228">
          <w:t>Our form sign-in.</w:t>
        </w:r>
      </w:ins>
    </w:p>
    <w:p w:rsidR="00F81DC8" w:rsidRDefault="00F81DC8">
      <w:pPr>
        <w:tabs>
          <w:tab w:val="left" w:pos="1305"/>
        </w:tabs>
        <w:jc w:val="center"/>
        <w:rPr>
          <w:ins w:id="491" w:author="Ryan" w:date="2017-03-20T21:45:00Z"/>
          <w:sz w:val="32"/>
          <w:szCs w:val="32"/>
        </w:rPr>
        <w:pPrChange w:id="492" w:author="Ryan" w:date="2017-02-16T22:20:00Z">
          <w:pPr/>
        </w:pPrChange>
      </w:pPr>
      <w:ins w:id="493"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494" w:author="Ryan" w:date="2017-03-20T22:57:00Z"/>
          <w:sz w:val="32"/>
          <w:szCs w:val="32"/>
        </w:rPr>
        <w:pPrChange w:id="495" w:author="Ryan" w:date="2017-02-16T22:20:00Z">
          <w:pPr/>
        </w:pPrChange>
      </w:pPr>
    </w:p>
    <w:p w:rsidR="0009662B" w:rsidRDefault="007C2566">
      <w:pPr>
        <w:tabs>
          <w:tab w:val="left" w:pos="1305"/>
        </w:tabs>
        <w:rPr>
          <w:ins w:id="496" w:author="Ryan" w:date="2017-03-21T12:33:00Z"/>
          <w:b/>
          <w:u w:val="single"/>
        </w:rPr>
        <w:pPrChange w:id="497" w:author="Ryan" w:date="2017-03-21T12:33:00Z">
          <w:pPr/>
        </w:pPrChange>
      </w:pPr>
      <w:ins w:id="498" w:author="Ryan" w:date="2017-03-21T12:33:00Z">
        <w:r w:rsidRPr="007C2566">
          <w:rPr>
            <w:b/>
            <w:u w:val="single"/>
            <w:rPrChange w:id="499" w:author="Ryan" w:date="2017-03-21T12:33:00Z">
              <w:rPr>
                <w:sz w:val="32"/>
                <w:szCs w:val="32"/>
              </w:rPr>
            </w:rPrChange>
          </w:rPr>
          <w:t>Our base.css code</w:t>
        </w:r>
      </w:ins>
    </w:p>
    <w:p w:rsidR="0024259E" w:rsidRDefault="0024259E">
      <w:pPr>
        <w:tabs>
          <w:tab w:val="left" w:pos="1305"/>
        </w:tabs>
        <w:rPr>
          <w:ins w:id="500" w:author="Ryan" w:date="2017-03-23T16:05:00Z"/>
        </w:rPr>
        <w:pPrChange w:id="501" w:author="Ryan" w:date="2017-03-23T16:06:00Z">
          <w:pPr>
            <w:tabs>
              <w:tab w:val="left" w:pos="1305"/>
            </w:tabs>
            <w:jc w:val="center"/>
          </w:pPr>
        </w:pPrChange>
      </w:pPr>
      <w:ins w:id="502" w:author="Ryan" w:date="2017-03-23T16:05:00Z">
        <w:r>
          <w:t>body {</w:t>
        </w:r>
      </w:ins>
    </w:p>
    <w:p w:rsidR="0024259E" w:rsidRDefault="0024259E">
      <w:pPr>
        <w:tabs>
          <w:tab w:val="left" w:pos="1305"/>
        </w:tabs>
        <w:rPr>
          <w:ins w:id="503" w:author="Ryan" w:date="2017-03-23T16:05:00Z"/>
        </w:rPr>
        <w:pPrChange w:id="504" w:author="Ryan" w:date="2017-03-23T16:06:00Z">
          <w:pPr>
            <w:tabs>
              <w:tab w:val="left" w:pos="1305"/>
            </w:tabs>
            <w:jc w:val="center"/>
          </w:pPr>
        </w:pPrChange>
      </w:pPr>
      <w:ins w:id="505" w:author="Ryan" w:date="2017-03-23T16:05:00Z">
        <w:r>
          <w:tab/>
          <w:t>margin:0;</w:t>
        </w:r>
      </w:ins>
    </w:p>
    <w:p w:rsidR="0024259E" w:rsidRDefault="0024259E">
      <w:pPr>
        <w:tabs>
          <w:tab w:val="left" w:pos="1305"/>
        </w:tabs>
        <w:rPr>
          <w:ins w:id="506" w:author="Ryan" w:date="2017-03-23T16:05:00Z"/>
        </w:rPr>
        <w:pPrChange w:id="507" w:author="Ryan" w:date="2017-03-23T16:06:00Z">
          <w:pPr>
            <w:tabs>
              <w:tab w:val="left" w:pos="1305"/>
            </w:tabs>
            <w:jc w:val="center"/>
          </w:pPr>
        </w:pPrChange>
      </w:pPr>
      <w:ins w:id="508" w:author="Ryan" w:date="2017-03-23T16:05:00Z">
        <w:r>
          <w:tab/>
          <w:t>padding:0;</w:t>
        </w:r>
      </w:ins>
    </w:p>
    <w:p w:rsidR="0024259E" w:rsidRDefault="0024259E">
      <w:pPr>
        <w:tabs>
          <w:tab w:val="left" w:pos="1305"/>
        </w:tabs>
        <w:rPr>
          <w:ins w:id="509" w:author="Ryan" w:date="2017-03-23T16:05:00Z"/>
        </w:rPr>
        <w:pPrChange w:id="510" w:author="Ryan" w:date="2017-03-23T16:06:00Z">
          <w:pPr>
            <w:tabs>
              <w:tab w:val="left" w:pos="1305"/>
            </w:tabs>
            <w:jc w:val="center"/>
          </w:pPr>
        </w:pPrChange>
      </w:pPr>
      <w:ins w:id="511" w:author="Ryan" w:date="2017-03-23T16:05:00Z">
        <w:r>
          <w:tab/>
          <w:t>background-image: url("../images/back.jpg");</w:t>
        </w:r>
      </w:ins>
    </w:p>
    <w:p w:rsidR="0024259E" w:rsidRDefault="0024259E">
      <w:pPr>
        <w:tabs>
          <w:tab w:val="left" w:pos="1305"/>
        </w:tabs>
        <w:rPr>
          <w:ins w:id="512" w:author="Ryan" w:date="2017-03-23T16:05:00Z"/>
        </w:rPr>
        <w:pPrChange w:id="513" w:author="Ryan" w:date="2017-03-23T16:06:00Z">
          <w:pPr>
            <w:tabs>
              <w:tab w:val="left" w:pos="1305"/>
            </w:tabs>
            <w:jc w:val="center"/>
          </w:pPr>
        </w:pPrChange>
      </w:pPr>
      <w:ins w:id="514" w:author="Ryan" w:date="2017-03-23T16:05:00Z">
        <w:r>
          <w:tab/>
          <w:t>background-repeat: no-repeat;</w:t>
        </w:r>
      </w:ins>
    </w:p>
    <w:p w:rsidR="0024259E" w:rsidRDefault="0024259E">
      <w:pPr>
        <w:tabs>
          <w:tab w:val="left" w:pos="1305"/>
        </w:tabs>
        <w:rPr>
          <w:ins w:id="515" w:author="Ryan" w:date="2017-03-23T16:05:00Z"/>
        </w:rPr>
        <w:pPrChange w:id="516" w:author="Ryan" w:date="2017-03-23T16:06:00Z">
          <w:pPr>
            <w:tabs>
              <w:tab w:val="left" w:pos="1305"/>
            </w:tabs>
            <w:jc w:val="center"/>
          </w:pPr>
        </w:pPrChange>
      </w:pPr>
      <w:ins w:id="517" w:author="Ryan" w:date="2017-03-23T16:05:00Z">
        <w:r>
          <w:tab/>
          <w:t>background-size: 100% 100%;</w:t>
        </w:r>
      </w:ins>
    </w:p>
    <w:p w:rsidR="0024259E" w:rsidRDefault="0024259E">
      <w:pPr>
        <w:tabs>
          <w:tab w:val="left" w:pos="1305"/>
        </w:tabs>
        <w:rPr>
          <w:ins w:id="518" w:author="Ryan" w:date="2017-03-23T16:05:00Z"/>
        </w:rPr>
        <w:pPrChange w:id="519" w:author="Ryan" w:date="2017-03-23T16:06:00Z">
          <w:pPr>
            <w:tabs>
              <w:tab w:val="left" w:pos="1305"/>
            </w:tabs>
            <w:jc w:val="center"/>
          </w:pPr>
        </w:pPrChange>
      </w:pPr>
      <w:ins w:id="520" w:author="Ryan" w:date="2017-03-23T16:05:00Z">
        <w:r>
          <w:t>}</w:t>
        </w:r>
      </w:ins>
    </w:p>
    <w:p w:rsidR="0024259E" w:rsidRDefault="0024259E">
      <w:pPr>
        <w:tabs>
          <w:tab w:val="left" w:pos="1305"/>
        </w:tabs>
        <w:rPr>
          <w:ins w:id="521" w:author="Ryan" w:date="2017-03-23T16:05:00Z"/>
        </w:rPr>
        <w:pPrChange w:id="522" w:author="Ryan" w:date="2017-03-23T16:06:00Z">
          <w:pPr>
            <w:tabs>
              <w:tab w:val="left" w:pos="1305"/>
            </w:tabs>
            <w:jc w:val="center"/>
          </w:pPr>
        </w:pPrChange>
      </w:pPr>
      <w:ins w:id="523" w:author="Ryan" w:date="2017-03-23T16:05:00Z">
        <w:r>
          <w:t>header {background-color:white;}</w:t>
        </w:r>
      </w:ins>
    </w:p>
    <w:p w:rsidR="0024259E" w:rsidRDefault="0024259E">
      <w:pPr>
        <w:tabs>
          <w:tab w:val="left" w:pos="1305"/>
        </w:tabs>
        <w:rPr>
          <w:ins w:id="524" w:author="Ryan" w:date="2017-03-23T16:05:00Z"/>
        </w:rPr>
        <w:pPrChange w:id="525" w:author="Ryan" w:date="2017-03-23T16:06:00Z">
          <w:pPr>
            <w:tabs>
              <w:tab w:val="left" w:pos="1305"/>
            </w:tabs>
            <w:jc w:val="center"/>
          </w:pPr>
        </w:pPrChange>
      </w:pPr>
      <w:ins w:id="526" w:author="Ryan" w:date="2017-03-23T16:05:00Z">
        <w:r>
          <w:t>input {</w:t>
        </w:r>
      </w:ins>
    </w:p>
    <w:p w:rsidR="0024259E" w:rsidRDefault="0024259E">
      <w:pPr>
        <w:tabs>
          <w:tab w:val="left" w:pos="1305"/>
        </w:tabs>
        <w:rPr>
          <w:ins w:id="527" w:author="Ryan" w:date="2017-03-23T16:05:00Z"/>
        </w:rPr>
        <w:pPrChange w:id="528" w:author="Ryan" w:date="2017-03-23T16:06:00Z">
          <w:pPr>
            <w:tabs>
              <w:tab w:val="left" w:pos="1305"/>
            </w:tabs>
            <w:jc w:val="center"/>
          </w:pPr>
        </w:pPrChange>
      </w:pPr>
      <w:ins w:id="529" w:author="Ryan" w:date="2017-03-23T16:05:00Z">
        <w:r>
          <w:tab/>
          <w:t>width:90%;</w:t>
        </w:r>
      </w:ins>
    </w:p>
    <w:p w:rsidR="0024259E" w:rsidRDefault="0024259E">
      <w:pPr>
        <w:tabs>
          <w:tab w:val="left" w:pos="1305"/>
        </w:tabs>
        <w:rPr>
          <w:ins w:id="530" w:author="Ryan" w:date="2017-03-23T16:05:00Z"/>
        </w:rPr>
        <w:pPrChange w:id="531" w:author="Ryan" w:date="2017-03-23T16:06:00Z">
          <w:pPr>
            <w:tabs>
              <w:tab w:val="left" w:pos="1305"/>
            </w:tabs>
            <w:jc w:val="center"/>
          </w:pPr>
        </w:pPrChange>
      </w:pPr>
      <w:ins w:id="532" w:author="Ryan" w:date="2017-03-23T16:05:00Z">
        <w:r>
          <w:tab/>
          <w:t>height:30px;</w:t>
        </w:r>
      </w:ins>
    </w:p>
    <w:p w:rsidR="0024259E" w:rsidRDefault="0024259E">
      <w:pPr>
        <w:tabs>
          <w:tab w:val="left" w:pos="1305"/>
        </w:tabs>
        <w:rPr>
          <w:ins w:id="533" w:author="Ryan" w:date="2017-03-23T16:05:00Z"/>
        </w:rPr>
        <w:pPrChange w:id="534" w:author="Ryan" w:date="2017-03-23T16:06:00Z">
          <w:pPr>
            <w:tabs>
              <w:tab w:val="left" w:pos="1305"/>
            </w:tabs>
            <w:jc w:val="center"/>
          </w:pPr>
        </w:pPrChange>
      </w:pPr>
      <w:ins w:id="535" w:author="Ryan" w:date="2017-03-23T16:05:00Z">
        <w:r>
          <w:tab/>
          <w:t>padding:12px 20px;</w:t>
        </w:r>
      </w:ins>
    </w:p>
    <w:p w:rsidR="0024259E" w:rsidRDefault="0024259E">
      <w:pPr>
        <w:tabs>
          <w:tab w:val="left" w:pos="1305"/>
        </w:tabs>
        <w:rPr>
          <w:ins w:id="536" w:author="Ryan" w:date="2017-03-23T16:05:00Z"/>
        </w:rPr>
        <w:pPrChange w:id="537" w:author="Ryan" w:date="2017-03-23T16:06:00Z">
          <w:pPr>
            <w:tabs>
              <w:tab w:val="left" w:pos="1305"/>
            </w:tabs>
            <w:jc w:val="center"/>
          </w:pPr>
        </w:pPrChange>
      </w:pPr>
      <w:ins w:id="538" w:author="Ryan" w:date="2017-03-23T16:05:00Z">
        <w:r>
          <w:tab/>
          <w:t>border:1px solid black;</w:t>
        </w:r>
      </w:ins>
    </w:p>
    <w:p w:rsidR="0024259E" w:rsidRDefault="0024259E">
      <w:pPr>
        <w:tabs>
          <w:tab w:val="left" w:pos="1305"/>
        </w:tabs>
        <w:rPr>
          <w:ins w:id="539" w:author="Ryan" w:date="2017-03-23T16:05:00Z"/>
        </w:rPr>
        <w:pPrChange w:id="540" w:author="Ryan" w:date="2017-03-23T16:06:00Z">
          <w:pPr>
            <w:tabs>
              <w:tab w:val="left" w:pos="1305"/>
            </w:tabs>
            <w:jc w:val="center"/>
          </w:pPr>
        </w:pPrChange>
      </w:pPr>
      <w:ins w:id="541" w:author="Ryan" w:date="2017-03-23T16:05:00Z">
        <w:r>
          <w:tab/>
          <w:t>margin: 10px 0;</w:t>
        </w:r>
      </w:ins>
    </w:p>
    <w:p w:rsidR="0024259E" w:rsidRDefault="0024259E">
      <w:pPr>
        <w:tabs>
          <w:tab w:val="left" w:pos="1305"/>
        </w:tabs>
        <w:rPr>
          <w:ins w:id="542" w:author="Ryan" w:date="2017-03-23T16:05:00Z"/>
        </w:rPr>
        <w:pPrChange w:id="543" w:author="Ryan" w:date="2017-03-23T16:06:00Z">
          <w:pPr>
            <w:tabs>
              <w:tab w:val="left" w:pos="1305"/>
            </w:tabs>
            <w:jc w:val="center"/>
          </w:pPr>
        </w:pPrChange>
      </w:pPr>
      <w:ins w:id="544" w:author="Ryan" w:date="2017-03-23T16:05:00Z">
        <w:r>
          <w:lastRenderedPageBreak/>
          <w:t>}</w:t>
        </w:r>
      </w:ins>
    </w:p>
    <w:p w:rsidR="0024259E" w:rsidRDefault="0024259E">
      <w:pPr>
        <w:tabs>
          <w:tab w:val="left" w:pos="1305"/>
        </w:tabs>
        <w:rPr>
          <w:ins w:id="545" w:author="Ryan" w:date="2017-03-23T16:05:00Z"/>
        </w:rPr>
        <w:pPrChange w:id="546" w:author="Ryan" w:date="2017-03-23T16:06:00Z">
          <w:pPr>
            <w:tabs>
              <w:tab w:val="left" w:pos="1305"/>
            </w:tabs>
            <w:jc w:val="center"/>
          </w:pPr>
        </w:pPrChange>
      </w:pPr>
      <w:ins w:id="547" w:author="Ryan" w:date="2017-03-23T16:05:00Z">
        <w:r>
          <w:t>#gender input {</w:t>
        </w:r>
      </w:ins>
    </w:p>
    <w:p w:rsidR="0024259E" w:rsidRDefault="0024259E">
      <w:pPr>
        <w:tabs>
          <w:tab w:val="left" w:pos="1305"/>
        </w:tabs>
        <w:rPr>
          <w:ins w:id="548" w:author="Ryan" w:date="2017-03-23T16:05:00Z"/>
        </w:rPr>
        <w:pPrChange w:id="549" w:author="Ryan" w:date="2017-03-23T16:06:00Z">
          <w:pPr>
            <w:tabs>
              <w:tab w:val="left" w:pos="1305"/>
            </w:tabs>
            <w:jc w:val="center"/>
          </w:pPr>
        </w:pPrChange>
      </w:pPr>
      <w:ins w:id="550" w:author="Ryan" w:date="2017-03-23T16:05:00Z">
        <w:r>
          <w:tab/>
          <w:t>width:10px;</w:t>
        </w:r>
      </w:ins>
    </w:p>
    <w:p w:rsidR="0024259E" w:rsidRDefault="0024259E">
      <w:pPr>
        <w:tabs>
          <w:tab w:val="left" w:pos="1305"/>
        </w:tabs>
        <w:rPr>
          <w:ins w:id="551" w:author="Ryan" w:date="2017-03-23T16:05:00Z"/>
        </w:rPr>
        <w:pPrChange w:id="552" w:author="Ryan" w:date="2017-03-23T16:06:00Z">
          <w:pPr>
            <w:tabs>
              <w:tab w:val="left" w:pos="1305"/>
            </w:tabs>
            <w:jc w:val="center"/>
          </w:pPr>
        </w:pPrChange>
      </w:pPr>
      <w:ins w:id="553" w:author="Ryan" w:date="2017-03-23T16:05:00Z">
        <w:r>
          <w:tab/>
          <w:t>height:10px;</w:t>
        </w:r>
      </w:ins>
    </w:p>
    <w:p w:rsidR="0024259E" w:rsidRDefault="0024259E">
      <w:pPr>
        <w:tabs>
          <w:tab w:val="left" w:pos="1305"/>
        </w:tabs>
        <w:rPr>
          <w:ins w:id="554" w:author="Ryan" w:date="2017-03-23T16:05:00Z"/>
        </w:rPr>
        <w:pPrChange w:id="555" w:author="Ryan" w:date="2017-03-23T16:06:00Z">
          <w:pPr>
            <w:tabs>
              <w:tab w:val="left" w:pos="1305"/>
            </w:tabs>
            <w:jc w:val="center"/>
          </w:pPr>
        </w:pPrChange>
      </w:pPr>
      <w:ins w:id="556" w:author="Ryan" w:date="2017-03-23T16:05:00Z">
        <w:r>
          <w:t>}</w:t>
        </w:r>
      </w:ins>
    </w:p>
    <w:p w:rsidR="0024259E" w:rsidRDefault="0024259E">
      <w:pPr>
        <w:tabs>
          <w:tab w:val="left" w:pos="1305"/>
        </w:tabs>
        <w:rPr>
          <w:ins w:id="557" w:author="Ryan" w:date="2017-03-23T16:05:00Z"/>
        </w:rPr>
        <w:pPrChange w:id="558" w:author="Ryan" w:date="2017-03-23T16:06:00Z">
          <w:pPr>
            <w:tabs>
              <w:tab w:val="left" w:pos="1305"/>
            </w:tabs>
            <w:jc w:val="center"/>
          </w:pPr>
        </w:pPrChange>
      </w:pPr>
      <w:ins w:id="559" w:author="Ryan" w:date="2017-03-23T16:05:00Z">
        <w:r>
          <w:t>.centering {text-align:center;}</w:t>
        </w:r>
      </w:ins>
    </w:p>
    <w:p w:rsidR="0024259E" w:rsidRDefault="0024259E">
      <w:pPr>
        <w:tabs>
          <w:tab w:val="left" w:pos="1305"/>
        </w:tabs>
        <w:rPr>
          <w:ins w:id="560" w:author="Ryan" w:date="2017-03-23T16:05:00Z"/>
        </w:rPr>
        <w:pPrChange w:id="561" w:author="Ryan" w:date="2017-03-23T16:06:00Z">
          <w:pPr>
            <w:tabs>
              <w:tab w:val="left" w:pos="1305"/>
            </w:tabs>
            <w:jc w:val="center"/>
          </w:pPr>
        </w:pPrChange>
      </w:pPr>
      <w:ins w:id="562" w:author="Ryan" w:date="2017-03-23T16:05:00Z">
        <w:r>
          <w:t>.loginbutton2 {</w:t>
        </w:r>
      </w:ins>
    </w:p>
    <w:p w:rsidR="0024259E" w:rsidRDefault="0024259E">
      <w:pPr>
        <w:tabs>
          <w:tab w:val="left" w:pos="1305"/>
        </w:tabs>
        <w:rPr>
          <w:ins w:id="563" w:author="Ryan" w:date="2017-03-23T16:05:00Z"/>
        </w:rPr>
        <w:pPrChange w:id="564" w:author="Ryan" w:date="2017-03-23T16:06:00Z">
          <w:pPr>
            <w:tabs>
              <w:tab w:val="left" w:pos="1305"/>
            </w:tabs>
            <w:jc w:val="center"/>
          </w:pPr>
        </w:pPrChange>
      </w:pPr>
      <w:ins w:id="565" w:author="Ryan" w:date="2017-03-23T16:05:00Z">
        <w:r>
          <w:tab/>
          <w:t>background-color:#4CAF50;</w:t>
        </w:r>
      </w:ins>
    </w:p>
    <w:p w:rsidR="0024259E" w:rsidRDefault="0024259E">
      <w:pPr>
        <w:tabs>
          <w:tab w:val="left" w:pos="1305"/>
        </w:tabs>
        <w:rPr>
          <w:ins w:id="566" w:author="Ryan" w:date="2017-03-23T16:05:00Z"/>
        </w:rPr>
        <w:pPrChange w:id="567" w:author="Ryan" w:date="2017-03-23T16:06:00Z">
          <w:pPr>
            <w:tabs>
              <w:tab w:val="left" w:pos="1305"/>
            </w:tabs>
            <w:jc w:val="center"/>
          </w:pPr>
        </w:pPrChange>
      </w:pPr>
      <w:ins w:id="568" w:author="Ryan" w:date="2017-03-23T16:05:00Z">
        <w:r>
          <w:tab/>
          <w:t>color:white;</w:t>
        </w:r>
      </w:ins>
    </w:p>
    <w:p w:rsidR="0024259E" w:rsidRDefault="0024259E">
      <w:pPr>
        <w:tabs>
          <w:tab w:val="left" w:pos="1305"/>
        </w:tabs>
        <w:rPr>
          <w:ins w:id="569" w:author="Ryan" w:date="2017-03-23T16:05:00Z"/>
        </w:rPr>
        <w:pPrChange w:id="570" w:author="Ryan" w:date="2017-03-23T16:06:00Z">
          <w:pPr>
            <w:tabs>
              <w:tab w:val="left" w:pos="1305"/>
            </w:tabs>
            <w:jc w:val="center"/>
          </w:pPr>
        </w:pPrChange>
      </w:pPr>
      <w:ins w:id="571" w:author="Ryan" w:date="2017-03-23T16:05:00Z">
        <w:r>
          <w:tab/>
          <w:t>padding:14px 20px;</w:t>
        </w:r>
      </w:ins>
    </w:p>
    <w:p w:rsidR="0024259E" w:rsidRDefault="0024259E">
      <w:pPr>
        <w:tabs>
          <w:tab w:val="left" w:pos="1305"/>
        </w:tabs>
        <w:rPr>
          <w:ins w:id="572" w:author="Ryan" w:date="2017-03-23T16:05:00Z"/>
        </w:rPr>
        <w:pPrChange w:id="573" w:author="Ryan" w:date="2017-03-23T16:06:00Z">
          <w:pPr>
            <w:tabs>
              <w:tab w:val="left" w:pos="1305"/>
            </w:tabs>
            <w:jc w:val="center"/>
          </w:pPr>
        </w:pPrChange>
      </w:pPr>
      <w:ins w:id="574" w:author="Ryan" w:date="2017-03-23T16:05:00Z">
        <w:r>
          <w:tab/>
          <w:t>margin: 8px 0;</w:t>
        </w:r>
      </w:ins>
    </w:p>
    <w:p w:rsidR="0024259E" w:rsidRDefault="0024259E">
      <w:pPr>
        <w:tabs>
          <w:tab w:val="left" w:pos="1305"/>
        </w:tabs>
        <w:rPr>
          <w:ins w:id="575" w:author="Ryan" w:date="2017-03-23T16:05:00Z"/>
        </w:rPr>
        <w:pPrChange w:id="576" w:author="Ryan" w:date="2017-03-23T16:06:00Z">
          <w:pPr>
            <w:tabs>
              <w:tab w:val="left" w:pos="1305"/>
            </w:tabs>
            <w:jc w:val="center"/>
          </w:pPr>
        </w:pPrChange>
      </w:pPr>
      <w:ins w:id="577" w:author="Ryan" w:date="2017-03-23T16:05:00Z">
        <w:r>
          <w:tab/>
          <w:t>border: none;</w:t>
        </w:r>
      </w:ins>
    </w:p>
    <w:p w:rsidR="0024259E" w:rsidRDefault="0024259E">
      <w:pPr>
        <w:tabs>
          <w:tab w:val="left" w:pos="1305"/>
        </w:tabs>
        <w:rPr>
          <w:ins w:id="578" w:author="Ryan" w:date="2017-03-23T16:05:00Z"/>
        </w:rPr>
        <w:pPrChange w:id="579" w:author="Ryan" w:date="2017-03-23T16:06:00Z">
          <w:pPr>
            <w:tabs>
              <w:tab w:val="left" w:pos="1305"/>
            </w:tabs>
            <w:jc w:val="center"/>
          </w:pPr>
        </w:pPrChange>
      </w:pPr>
      <w:ins w:id="580" w:author="Ryan" w:date="2017-03-23T16:05:00Z">
        <w:r>
          <w:tab/>
          <w:t>cursor: pointer;</w:t>
        </w:r>
      </w:ins>
    </w:p>
    <w:p w:rsidR="0024259E" w:rsidRDefault="0024259E">
      <w:pPr>
        <w:tabs>
          <w:tab w:val="left" w:pos="1305"/>
        </w:tabs>
        <w:rPr>
          <w:ins w:id="581" w:author="Ryan" w:date="2017-03-23T16:05:00Z"/>
        </w:rPr>
        <w:pPrChange w:id="582" w:author="Ryan" w:date="2017-03-23T16:06:00Z">
          <w:pPr>
            <w:tabs>
              <w:tab w:val="left" w:pos="1305"/>
            </w:tabs>
            <w:jc w:val="center"/>
          </w:pPr>
        </w:pPrChange>
      </w:pPr>
      <w:ins w:id="583" w:author="Ryan" w:date="2017-03-23T16:05:00Z">
        <w:r>
          <w:tab/>
          <w:t>width:100%;</w:t>
        </w:r>
      </w:ins>
    </w:p>
    <w:p w:rsidR="0024259E" w:rsidRDefault="0024259E">
      <w:pPr>
        <w:tabs>
          <w:tab w:val="left" w:pos="1305"/>
        </w:tabs>
        <w:rPr>
          <w:ins w:id="584" w:author="Ryan" w:date="2017-03-23T16:05:00Z"/>
        </w:rPr>
        <w:pPrChange w:id="585" w:author="Ryan" w:date="2017-03-23T16:06:00Z">
          <w:pPr>
            <w:tabs>
              <w:tab w:val="left" w:pos="1305"/>
            </w:tabs>
            <w:jc w:val="center"/>
          </w:pPr>
        </w:pPrChange>
      </w:pPr>
      <w:ins w:id="586" w:author="Ryan" w:date="2017-03-23T16:05:00Z">
        <w:r>
          <w:t>}</w:t>
        </w:r>
      </w:ins>
    </w:p>
    <w:p w:rsidR="0024259E" w:rsidRDefault="0024259E">
      <w:pPr>
        <w:tabs>
          <w:tab w:val="left" w:pos="1305"/>
        </w:tabs>
        <w:rPr>
          <w:ins w:id="587" w:author="Ryan" w:date="2017-03-23T16:05:00Z"/>
        </w:rPr>
        <w:pPrChange w:id="588" w:author="Ryan" w:date="2017-03-23T16:06:00Z">
          <w:pPr>
            <w:tabs>
              <w:tab w:val="left" w:pos="1305"/>
            </w:tabs>
            <w:jc w:val="center"/>
          </w:pPr>
        </w:pPrChange>
      </w:pPr>
      <w:ins w:id="589" w:author="Ryan" w:date="2017-03-23T16:05:00Z">
        <w:r>
          <w:t>.cancelbutton {</w:t>
        </w:r>
      </w:ins>
    </w:p>
    <w:p w:rsidR="0024259E" w:rsidRDefault="0024259E">
      <w:pPr>
        <w:tabs>
          <w:tab w:val="left" w:pos="1305"/>
        </w:tabs>
        <w:rPr>
          <w:ins w:id="590" w:author="Ryan" w:date="2017-03-23T16:05:00Z"/>
        </w:rPr>
        <w:pPrChange w:id="591" w:author="Ryan" w:date="2017-03-23T16:06:00Z">
          <w:pPr>
            <w:tabs>
              <w:tab w:val="left" w:pos="1305"/>
            </w:tabs>
            <w:jc w:val="center"/>
          </w:pPr>
        </w:pPrChange>
      </w:pPr>
      <w:ins w:id="592" w:author="Ryan" w:date="2017-03-23T16:05:00Z">
        <w:r>
          <w:tab/>
          <w:t>background-color:red;</w:t>
        </w:r>
      </w:ins>
    </w:p>
    <w:p w:rsidR="0024259E" w:rsidRDefault="0024259E">
      <w:pPr>
        <w:tabs>
          <w:tab w:val="left" w:pos="1305"/>
        </w:tabs>
        <w:rPr>
          <w:ins w:id="593" w:author="Ryan" w:date="2017-03-23T16:05:00Z"/>
        </w:rPr>
        <w:pPrChange w:id="594" w:author="Ryan" w:date="2017-03-23T16:06:00Z">
          <w:pPr>
            <w:tabs>
              <w:tab w:val="left" w:pos="1305"/>
            </w:tabs>
            <w:jc w:val="center"/>
          </w:pPr>
        </w:pPrChange>
      </w:pPr>
      <w:ins w:id="595" w:author="Ryan" w:date="2017-03-23T16:05:00Z">
        <w:r>
          <w:tab/>
          <w:t>color:white;</w:t>
        </w:r>
      </w:ins>
    </w:p>
    <w:p w:rsidR="0024259E" w:rsidRDefault="0024259E">
      <w:pPr>
        <w:tabs>
          <w:tab w:val="left" w:pos="1305"/>
        </w:tabs>
        <w:rPr>
          <w:ins w:id="596" w:author="Ryan" w:date="2017-03-23T16:05:00Z"/>
        </w:rPr>
        <w:pPrChange w:id="597" w:author="Ryan" w:date="2017-03-23T16:06:00Z">
          <w:pPr>
            <w:tabs>
              <w:tab w:val="left" w:pos="1305"/>
            </w:tabs>
            <w:jc w:val="center"/>
          </w:pPr>
        </w:pPrChange>
      </w:pPr>
      <w:ins w:id="598" w:author="Ryan" w:date="2017-03-23T16:05:00Z">
        <w:r>
          <w:tab/>
          <w:t>padding:14px 20px;</w:t>
        </w:r>
      </w:ins>
    </w:p>
    <w:p w:rsidR="0024259E" w:rsidRDefault="0024259E">
      <w:pPr>
        <w:tabs>
          <w:tab w:val="left" w:pos="1305"/>
        </w:tabs>
        <w:rPr>
          <w:ins w:id="599" w:author="Ryan" w:date="2017-03-23T16:05:00Z"/>
        </w:rPr>
        <w:pPrChange w:id="600" w:author="Ryan" w:date="2017-03-23T16:06:00Z">
          <w:pPr>
            <w:tabs>
              <w:tab w:val="left" w:pos="1305"/>
            </w:tabs>
            <w:jc w:val="center"/>
          </w:pPr>
        </w:pPrChange>
      </w:pPr>
      <w:ins w:id="601" w:author="Ryan" w:date="2017-03-23T16:05:00Z">
        <w:r>
          <w:tab/>
          <w:t>margin: 8px 0;</w:t>
        </w:r>
      </w:ins>
    </w:p>
    <w:p w:rsidR="0024259E" w:rsidRDefault="0024259E">
      <w:pPr>
        <w:tabs>
          <w:tab w:val="left" w:pos="1305"/>
        </w:tabs>
        <w:rPr>
          <w:ins w:id="602" w:author="Ryan" w:date="2017-03-23T16:05:00Z"/>
        </w:rPr>
        <w:pPrChange w:id="603" w:author="Ryan" w:date="2017-03-23T16:06:00Z">
          <w:pPr>
            <w:tabs>
              <w:tab w:val="left" w:pos="1305"/>
            </w:tabs>
            <w:jc w:val="center"/>
          </w:pPr>
        </w:pPrChange>
      </w:pPr>
      <w:ins w:id="604" w:author="Ryan" w:date="2017-03-23T16:05:00Z">
        <w:r>
          <w:tab/>
          <w:t>border: none;</w:t>
        </w:r>
      </w:ins>
    </w:p>
    <w:p w:rsidR="0024259E" w:rsidRDefault="0024259E">
      <w:pPr>
        <w:tabs>
          <w:tab w:val="left" w:pos="1305"/>
        </w:tabs>
        <w:rPr>
          <w:ins w:id="605" w:author="Ryan" w:date="2017-03-23T16:05:00Z"/>
        </w:rPr>
        <w:pPrChange w:id="606" w:author="Ryan" w:date="2017-03-23T16:06:00Z">
          <w:pPr>
            <w:tabs>
              <w:tab w:val="left" w:pos="1305"/>
            </w:tabs>
            <w:jc w:val="center"/>
          </w:pPr>
        </w:pPrChange>
      </w:pPr>
      <w:ins w:id="607" w:author="Ryan" w:date="2017-03-23T16:05:00Z">
        <w:r>
          <w:tab/>
          <w:t>cursor: pointer;</w:t>
        </w:r>
      </w:ins>
    </w:p>
    <w:p w:rsidR="0024259E" w:rsidRDefault="0024259E">
      <w:pPr>
        <w:tabs>
          <w:tab w:val="left" w:pos="1305"/>
        </w:tabs>
        <w:rPr>
          <w:ins w:id="608" w:author="Ryan" w:date="2017-03-23T16:05:00Z"/>
        </w:rPr>
        <w:pPrChange w:id="609" w:author="Ryan" w:date="2017-03-23T16:06:00Z">
          <w:pPr>
            <w:tabs>
              <w:tab w:val="left" w:pos="1305"/>
            </w:tabs>
            <w:jc w:val="center"/>
          </w:pPr>
        </w:pPrChange>
      </w:pPr>
      <w:ins w:id="610" w:author="Ryan" w:date="2017-03-23T16:05:00Z">
        <w:r>
          <w:tab/>
          <w:t>width:100%;</w:t>
        </w:r>
      </w:ins>
    </w:p>
    <w:p w:rsidR="0024259E" w:rsidRDefault="0024259E">
      <w:pPr>
        <w:tabs>
          <w:tab w:val="left" w:pos="1305"/>
        </w:tabs>
        <w:rPr>
          <w:ins w:id="611" w:author="Ryan" w:date="2017-03-23T16:05:00Z"/>
        </w:rPr>
        <w:pPrChange w:id="612" w:author="Ryan" w:date="2017-03-23T16:06:00Z">
          <w:pPr>
            <w:tabs>
              <w:tab w:val="left" w:pos="1305"/>
            </w:tabs>
            <w:jc w:val="center"/>
          </w:pPr>
        </w:pPrChange>
      </w:pPr>
      <w:ins w:id="613" w:author="Ryan" w:date="2017-03-23T16:05:00Z">
        <w:r>
          <w:t>}</w:t>
        </w:r>
      </w:ins>
    </w:p>
    <w:p w:rsidR="0024259E" w:rsidRDefault="0024259E">
      <w:pPr>
        <w:tabs>
          <w:tab w:val="left" w:pos="1305"/>
        </w:tabs>
        <w:rPr>
          <w:ins w:id="614" w:author="Ryan" w:date="2017-03-23T16:05:00Z"/>
        </w:rPr>
        <w:pPrChange w:id="615" w:author="Ryan" w:date="2017-03-23T16:06:00Z">
          <w:pPr>
            <w:tabs>
              <w:tab w:val="left" w:pos="1305"/>
            </w:tabs>
            <w:jc w:val="center"/>
          </w:pPr>
        </w:pPrChange>
      </w:pPr>
      <w:ins w:id="616" w:author="Ryan" w:date="2017-03-23T16:05:00Z">
        <w:r>
          <w:t>.container {padding:16px;}</w:t>
        </w:r>
      </w:ins>
    </w:p>
    <w:p w:rsidR="0024259E" w:rsidRDefault="0024259E">
      <w:pPr>
        <w:tabs>
          <w:tab w:val="left" w:pos="1305"/>
        </w:tabs>
        <w:rPr>
          <w:ins w:id="617" w:author="Ryan" w:date="2017-03-23T16:05:00Z"/>
        </w:rPr>
        <w:pPrChange w:id="618" w:author="Ryan" w:date="2017-03-23T16:06:00Z">
          <w:pPr>
            <w:tabs>
              <w:tab w:val="left" w:pos="1305"/>
            </w:tabs>
            <w:jc w:val="center"/>
          </w:pPr>
        </w:pPrChange>
      </w:pPr>
      <w:ins w:id="619" w:author="Ryan" w:date="2017-03-23T16:05:00Z">
        <w:r>
          <w:t>.modal {</w:t>
        </w:r>
      </w:ins>
    </w:p>
    <w:p w:rsidR="0024259E" w:rsidRDefault="0024259E">
      <w:pPr>
        <w:tabs>
          <w:tab w:val="left" w:pos="1305"/>
        </w:tabs>
        <w:rPr>
          <w:ins w:id="620" w:author="Ryan" w:date="2017-03-23T16:05:00Z"/>
        </w:rPr>
        <w:pPrChange w:id="621" w:author="Ryan" w:date="2017-03-23T16:06:00Z">
          <w:pPr>
            <w:tabs>
              <w:tab w:val="left" w:pos="1305"/>
            </w:tabs>
            <w:jc w:val="center"/>
          </w:pPr>
        </w:pPrChange>
      </w:pPr>
      <w:ins w:id="622" w:author="Ryan" w:date="2017-03-23T16:05:00Z">
        <w:r>
          <w:tab/>
          <w:t>display:none;</w:t>
        </w:r>
      </w:ins>
    </w:p>
    <w:p w:rsidR="0024259E" w:rsidRDefault="0024259E">
      <w:pPr>
        <w:tabs>
          <w:tab w:val="left" w:pos="1305"/>
        </w:tabs>
        <w:rPr>
          <w:ins w:id="623" w:author="Ryan" w:date="2017-03-23T16:05:00Z"/>
        </w:rPr>
        <w:pPrChange w:id="624" w:author="Ryan" w:date="2017-03-23T16:06:00Z">
          <w:pPr>
            <w:tabs>
              <w:tab w:val="left" w:pos="1305"/>
            </w:tabs>
            <w:jc w:val="center"/>
          </w:pPr>
        </w:pPrChange>
      </w:pPr>
      <w:ins w:id="625" w:author="Ryan" w:date="2017-03-23T16:05:00Z">
        <w:r>
          <w:tab/>
          <w:t>position:fixed;</w:t>
        </w:r>
      </w:ins>
    </w:p>
    <w:p w:rsidR="0024259E" w:rsidRDefault="0024259E">
      <w:pPr>
        <w:tabs>
          <w:tab w:val="left" w:pos="1305"/>
        </w:tabs>
        <w:rPr>
          <w:ins w:id="626" w:author="Ryan" w:date="2017-03-23T16:05:00Z"/>
        </w:rPr>
        <w:pPrChange w:id="627" w:author="Ryan" w:date="2017-03-23T16:06:00Z">
          <w:pPr>
            <w:tabs>
              <w:tab w:val="left" w:pos="1305"/>
            </w:tabs>
            <w:jc w:val="center"/>
          </w:pPr>
        </w:pPrChange>
      </w:pPr>
      <w:ins w:id="628" w:author="Ryan" w:date="2017-03-23T16:05:00Z">
        <w:r>
          <w:tab/>
          <w:t>z-index:1;</w:t>
        </w:r>
      </w:ins>
    </w:p>
    <w:p w:rsidR="0024259E" w:rsidRDefault="0024259E">
      <w:pPr>
        <w:tabs>
          <w:tab w:val="left" w:pos="1305"/>
        </w:tabs>
        <w:rPr>
          <w:ins w:id="629" w:author="Ryan" w:date="2017-03-23T16:05:00Z"/>
        </w:rPr>
        <w:pPrChange w:id="630" w:author="Ryan" w:date="2017-03-23T16:06:00Z">
          <w:pPr>
            <w:tabs>
              <w:tab w:val="left" w:pos="1305"/>
            </w:tabs>
            <w:jc w:val="center"/>
          </w:pPr>
        </w:pPrChange>
      </w:pPr>
      <w:ins w:id="631" w:author="Ryan" w:date="2017-03-23T16:05:00Z">
        <w:r>
          <w:lastRenderedPageBreak/>
          <w:tab/>
          <w:t>left:0;</w:t>
        </w:r>
      </w:ins>
    </w:p>
    <w:p w:rsidR="0024259E" w:rsidRDefault="0024259E">
      <w:pPr>
        <w:tabs>
          <w:tab w:val="left" w:pos="1305"/>
        </w:tabs>
        <w:rPr>
          <w:ins w:id="632" w:author="Ryan" w:date="2017-03-23T16:05:00Z"/>
        </w:rPr>
        <w:pPrChange w:id="633" w:author="Ryan" w:date="2017-03-23T16:06:00Z">
          <w:pPr>
            <w:tabs>
              <w:tab w:val="left" w:pos="1305"/>
            </w:tabs>
            <w:jc w:val="center"/>
          </w:pPr>
        </w:pPrChange>
      </w:pPr>
      <w:ins w:id="634" w:author="Ryan" w:date="2017-03-23T16:05:00Z">
        <w:r>
          <w:tab/>
          <w:t>top:0;</w:t>
        </w:r>
      </w:ins>
    </w:p>
    <w:p w:rsidR="0024259E" w:rsidRDefault="0024259E">
      <w:pPr>
        <w:tabs>
          <w:tab w:val="left" w:pos="1305"/>
        </w:tabs>
        <w:rPr>
          <w:ins w:id="635" w:author="Ryan" w:date="2017-03-23T16:05:00Z"/>
        </w:rPr>
        <w:pPrChange w:id="636" w:author="Ryan" w:date="2017-03-23T16:06:00Z">
          <w:pPr>
            <w:tabs>
              <w:tab w:val="left" w:pos="1305"/>
            </w:tabs>
            <w:jc w:val="center"/>
          </w:pPr>
        </w:pPrChange>
      </w:pPr>
      <w:ins w:id="637" w:author="Ryan" w:date="2017-03-23T16:05:00Z">
        <w:r>
          <w:tab/>
          <w:t>width:100%;</w:t>
        </w:r>
      </w:ins>
    </w:p>
    <w:p w:rsidR="0024259E" w:rsidRDefault="0024259E">
      <w:pPr>
        <w:tabs>
          <w:tab w:val="left" w:pos="1305"/>
        </w:tabs>
        <w:rPr>
          <w:ins w:id="638" w:author="Ryan" w:date="2017-03-23T16:05:00Z"/>
        </w:rPr>
        <w:pPrChange w:id="639" w:author="Ryan" w:date="2017-03-23T16:06:00Z">
          <w:pPr>
            <w:tabs>
              <w:tab w:val="left" w:pos="1305"/>
            </w:tabs>
            <w:jc w:val="center"/>
          </w:pPr>
        </w:pPrChange>
      </w:pPr>
      <w:ins w:id="640" w:author="Ryan" w:date="2017-03-23T16:05:00Z">
        <w:r>
          <w:tab/>
          <w:t>height:100%;</w:t>
        </w:r>
      </w:ins>
    </w:p>
    <w:p w:rsidR="0024259E" w:rsidRDefault="0024259E">
      <w:pPr>
        <w:tabs>
          <w:tab w:val="left" w:pos="1305"/>
        </w:tabs>
        <w:rPr>
          <w:ins w:id="641" w:author="Ryan" w:date="2017-03-23T16:05:00Z"/>
        </w:rPr>
        <w:pPrChange w:id="642" w:author="Ryan" w:date="2017-03-23T16:06:00Z">
          <w:pPr>
            <w:tabs>
              <w:tab w:val="left" w:pos="1305"/>
            </w:tabs>
            <w:jc w:val="center"/>
          </w:pPr>
        </w:pPrChange>
      </w:pPr>
      <w:ins w:id="643" w:author="Ryan" w:date="2017-03-23T16:05:00Z">
        <w:r>
          <w:tab/>
          <w:t>overflow:auto;</w:t>
        </w:r>
      </w:ins>
    </w:p>
    <w:p w:rsidR="0024259E" w:rsidRDefault="0024259E">
      <w:pPr>
        <w:tabs>
          <w:tab w:val="left" w:pos="1305"/>
        </w:tabs>
        <w:rPr>
          <w:ins w:id="644" w:author="Ryan" w:date="2017-03-23T16:05:00Z"/>
        </w:rPr>
        <w:pPrChange w:id="645" w:author="Ryan" w:date="2017-03-23T16:06:00Z">
          <w:pPr>
            <w:tabs>
              <w:tab w:val="left" w:pos="1305"/>
            </w:tabs>
            <w:jc w:val="center"/>
          </w:pPr>
        </w:pPrChange>
      </w:pPr>
      <w:ins w:id="646" w:author="Ryan" w:date="2017-03-23T16:05:00Z">
        <w:r>
          <w:tab/>
          <w:t xml:space="preserve">background-color: rgb(0,0,0); </w:t>
        </w:r>
      </w:ins>
    </w:p>
    <w:p w:rsidR="0024259E" w:rsidRDefault="0024259E">
      <w:pPr>
        <w:tabs>
          <w:tab w:val="left" w:pos="1305"/>
        </w:tabs>
        <w:rPr>
          <w:ins w:id="647" w:author="Ryan" w:date="2017-03-23T16:05:00Z"/>
        </w:rPr>
        <w:pPrChange w:id="648" w:author="Ryan" w:date="2017-03-23T16:06:00Z">
          <w:pPr>
            <w:tabs>
              <w:tab w:val="left" w:pos="1305"/>
            </w:tabs>
            <w:jc w:val="center"/>
          </w:pPr>
        </w:pPrChange>
      </w:pPr>
      <w:ins w:id="649" w:author="Ryan" w:date="2017-03-23T16:05:00Z">
        <w:r>
          <w:tab/>
          <w:t xml:space="preserve">background-color: rgba(0,0,0,0.4); </w:t>
        </w:r>
      </w:ins>
    </w:p>
    <w:p w:rsidR="0024259E" w:rsidRDefault="0024259E">
      <w:pPr>
        <w:tabs>
          <w:tab w:val="left" w:pos="1305"/>
        </w:tabs>
        <w:rPr>
          <w:ins w:id="650" w:author="Ryan" w:date="2017-03-23T16:05:00Z"/>
        </w:rPr>
        <w:pPrChange w:id="651" w:author="Ryan" w:date="2017-03-23T16:06:00Z">
          <w:pPr>
            <w:tabs>
              <w:tab w:val="left" w:pos="1305"/>
            </w:tabs>
            <w:jc w:val="center"/>
          </w:pPr>
        </w:pPrChange>
      </w:pPr>
      <w:ins w:id="652" w:author="Ryan" w:date="2017-03-23T16:05:00Z">
        <w:r>
          <w:tab/>
          <w:t>padding-top: 60px;</w:t>
        </w:r>
      </w:ins>
    </w:p>
    <w:p w:rsidR="0024259E" w:rsidRDefault="0024259E">
      <w:pPr>
        <w:tabs>
          <w:tab w:val="left" w:pos="1305"/>
        </w:tabs>
        <w:rPr>
          <w:ins w:id="653" w:author="Ryan" w:date="2017-03-23T16:05:00Z"/>
        </w:rPr>
        <w:pPrChange w:id="654" w:author="Ryan" w:date="2017-03-23T16:06:00Z">
          <w:pPr>
            <w:tabs>
              <w:tab w:val="left" w:pos="1305"/>
            </w:tabs>
            <w:jc w:val="center"/>
          </w:pPr>
        </w:pPrChange>
      </w:pPr>
      <w:ins w:id="655" w:author="Ryan" w:date="2017-03-23T16:05:00Z">
        <w:r>
          <w:t>}</w:t>
        </w:r>
      </w:ins>
    </w:p>
    <w:p w:rsidR="0024259E" w:rsidRDefault="0024259E">
      <w:pPr>
        <w:tabs>
          <w:tab w:val="left" w:pos="1305"/>
        </w:tabs>
        <w:rPr>
          <w:ins w:id="656" w:author="Ryan" w:date="2017-03-23T16:05:00Z"/>
        </w:rPr>
        <w:pPrChange w:id="657" w:author="Ryan" w:date="2017-03-23T16:06:00Z">
          <w:pPr>
            <w:tabs>
              <w:tab w:val="left" w:pos="1305"/>
            </w:tabs>
            <w:jc w:val="center"/>
          </w:pPr>
        </w:pPrChange>
      </w:pPr>
      <w:ins w:id="658" w:author="Ryan" w:date="2017-03-23T16:05:00Z">
        <w:r>
          <w:t>.modal-content {</w:t>
        </w:r>
      </w:ins>
    </w:p>
    <w:p w:rsidR="0024259E" w:rsidRDefault="0024259E">
      <w:pPr>
        <w:tabs>
          <w:tab w:val="left" w:pos="1305"/>
        </w:tabs>
        <w:rPr>
          <w:ins w:id="659" w:author="Ryan" w:date="2017-03-23T16:05:00Z"/>
        </w:rPr>
        <w:pPrChange w:id="660" w:author="Ryan" w:date="2017-03-23T16:06:00Z">
          <w:pPr>
            <w:tabs>
              <w:tab w:val="left" w:pos="1305"/>
            </w:tabs>
            <w:jc w:val="center"/>
          </w:pPr>
        </w:pPrChange>
      </w:pPr>
      <w:ins w:id="661" w:author="Ryan" w:date="2017-03-23T16:05:00Z">
        <w:r>
          <w:tab/>
          <w:t>background-color: #fefefe;</w:t>
        </w:r>
      </w:ins>
    </w:p>
    <w:p w:rsidR="0024259E" w:rsidRDefault="0024259E">
      <w:pPr>
        <w:tabs>
          <w:tab w:val="left" w:pos="1305"/>
        </w:tabs>
        <w:rPr>
          <w:ins w:id="662" w:author="Ryan" w:date="2017-03-23T16:05:00Z"/>
        </w:rPr>
        <w:pPrChange w:id="663" w:author="Ryan" w:date="2017-03-23T16:06:00Z">
          <w:pPr>
            <w:tabs>
              <w:tab w:val="left" w:pos="1305"/>
            </w:tabs>
            <w:jc w:val="center"/>
          </w:pPr>
        </w:pPrChange>
      </w:pPr>
      <w:ins w:id="664" w:author="Ryan" w:date="2017-03-23T16:05:00Z">
        <w:r>
          <w:tab/>
          <w:t>margin:10% auto 15% auto;</w:t>
        </w:r>
      </w:ins>
    </w:p>
    <w:p w:rsidR="0024259E" w:rsidRDefault="0024259E">
      <w:pPr>
        <w:tabs>
          <w:tab w:val="left" w:pos="1305"/>
        </w:tabs>
        <w:rPr>
          <w:ins w:id="665" w:author="Ryan" w:date="2017-03-23T16:05:00Z"/>
        </w:rPr>
        <w:pPrChange w:id="666" w:author="Ryan" w:date="2017-03-23T16:06:00Z">
          <w:pPr>
            <w:tabs>
              <w:tab w:val="left" w:pos="1305"/>
            </w:tabs>
            <w:jc w:val="center"/>
          </w:pPr>
        </w:pPrChange>
      </w:pPr>
      <w:ins w:id="667" w:author="Ryan" w:date="2017-03-23T16:05:00Z">
        <w:r>
          <w:tab/>
          <w:t>border-radius:12px;</w:t>
        </w:r>
      </w:ins>
    </w:p>
    <w:p w:rsidR="0024259E" w:rsidRDefault="0024259E">
      <w:pPr>
        <w:tabs>
          <w:tab w:val="left" w:pos="1305"/>
        </w:tabs>
        <w:rPr>
          <w:ins w:id="668" w:author="Ryan" w:date="2017-03-23T16:05:00Z"/>
        </w:rPr>
        <w:pPrChange w:id="669" w:author="Ryan" w:date="2017-03-23T16:06:00Z">
          <w:pPr>
            <w:tabs>
              <w:tab w:val="left" w:pos="1305"/>
            </w:tabs>
            <w:jc w:val="center"/>
          </w:pPr>
        </w:pPrChange>
      </w:pPr>
      <w:ins w:id="670" w:author="Ryan" w:date="2017-03-23T16:05:00Z">
        <w:r>
          <w:tab/>
          <w:t>border: 1px solid #888;</w:t>
        </w:r>
      </w:ins>
    </w:p>
    <w:p w:rsidR="0024259E" w:rsidRDefault="0024259E">
      <w:pPr>
        <w:tabs>
          <w:tab w:val="left" w:pos="1305"/>
        </w:tabs>
        <w:rPr>
          <w:ins w:id="671" w:author="Ryan" w:date="2017-03-23T16:05:00Z"/>
        </w:rPr>
        <w:pPrChange w:id="672" w:author="Ryan" w:date="2017-03-23T16:06:00Z">
          <w:pPr>
            <w:tabs>
              <w:tab w:val="left" w:pos="1305"/>
            </w:tabs>
            <w:jc w:val="center"/>
          </w:pPr>
        </w:pPrChange>
      </w:pPr>
      <w:ins w:id="673" w:author="Ryan" w:date="2017-03-23T16:05:00Z">
        <w:r>
          <w:tab/>
          <w:t>width:50%;</w:t>
        </w:r>
      </w:ins>
    </w:p>
    <w:p w:rsidR="0024259E" w:rsidRDefault="0024259E">
      <w:pPr>
        <w:tabs>
          <w:tab w:val="left" w:pos="1305"/>
        </w:tabs>
        <w:rPr>
          <w:ins w:id="674" w:author="Ryan" w:date="2017-03-23T16:05:00Z"/>
        </w:rPr>
        <w:pPrChange w:id="675" w:author="Ryan" w:date="2017-03-23T16:06:00Z">
          <w:pPr>
            <w:tabs>
              <w:tab w:val="left" w:pos="1305"/>
            </w:tabs>
            <w:jc w:val="center"/>
          </w:pPr>
        </w:pPrChange>
      </w:pPr>
      <w:ins w:id="676" w:author="Ryan" w:date="2017-03-23T16:05:00Z">
        <w:r>
          <w:t>}</w:t>
        </w:r>
        <w:r>
          <w:tab/>
        </w:r>
        <w:r>
          <w:tab/>
        </w:r>
        <w:r>
          <w:tab/>
        </w:r>
        <w:r>
          <w:tab/>
        </w:r>
      </w:ins>
    </w:p>
    <w:p w:rsidR="0024259E" w:rsidRDefault="0024259E">
      <w:pPr>
        <w:tabs>
          <w:tab w:val="left" w:pos="1305"/>
        </w:tabs>
        <w:rPr>
          <w:ins w:id="677" w:author="Ryan" w:date="2017-03-23T16:05:00Z"/>
        </w:rPr>
        <w:pPrChange w:id="678" w:author="Ryan" w:date="2017-03-23T16:06:00Z">
          <w:pPr>
            <w:tabs>
              <w:tab w:val="left" w:pos="1305"/>
            </w:tabs>
            <w:jc w:val="center"/>
          </w:pPr>
        </w:pPrChange>
      </w:pPr>
      <w:ins w:id="679" w:author="Ryan" w:date="2017-03-23T16:05:00Z">
        <w:r>
          <w:t>.button {</w:t>
        </w:r>
      </w:ins>
    </w:p>
    <w:p w:rsidR="0024259E" w:rsidRDefault="0024259E">
      <w:pPr>
        <w:tabs>
          <w:tab w:val="left" w:pos="1305"/>
        </w:tabs>
        <w:rPr>
          <w:ins w:id="680" w:author="Ryan" w:date="2017-03-23T16:05:00Z"/>
        </w:rPr>
        <w:pPrChange w:id="681" w:author="Ryan" w:date="2017-03-23T16:06:00Z">
          <w:pPr>
            <w:tabs>
              <w:tab w:val="left" w:pos="1305"/>
            </w:tabs>
            <w:jc w:val="center"/>
          </w:pPr>
        </w:pPrChange>
      </w:pPr>
      <w:ins w:id="682" w:author="Ryan" w:date="2017-03-23T16:05:00Z">
        <w:r>
          <w:tab/>
          <w:t>padding:10px 30px 10px 30px;</w:t>
        </w:r>
      </w:ins>
    </w:p>
    <w:p w:rsidR="0024259E" w:rsidRDefault="0024259E">
      <w:pPr>
        <w:tabs>
          <w:tab w:val="left" w:pos="1305"/>
        </w:tabs>
        <w:rPr>
          <w:ins w:id="683" w:author="Ryan" w:date="2017-03-23T16:05:00Z"/>
        </w:rPr>
        <w:pPrChange w:id="684" w:author="Ryan" w:date="2017-03-23T16:06:00Z">
          <w:pPr>
            <w:tabs>
              <w:tab w:val="left" w:pos="1305"/>
            </w:tabs>
            <w:jc w:val="center"/>
          </w:pPr>
        </w:pPrChange>
      </w:pPr>
      <w:ins w:id="685" w:author="Ryan" w:date="2017-03-23T16:05:00Z">
        <w:r>
          <w:tab/>
          <w:t>font-size:16px;</w:t>
        </w:r>
      </w:ins>
    </w:p>
    <w:p w:rsidR="0024259E" w:rsidRDefault="0024259E">
      <w:pPr>
        <w:tabs>
          <w:tab w:val="left" w:pos="1305"/>
        </w:tabs>
        <w:rPr>
          <w:ins w:id="686" w:author="Ryan" w:date="2017-03-23T16:05:00Z"/>
        </w:rPr>
        <w:pPrChange w:id="687" w:author="Ryan" w:date="2017-03-23T16:06:00Z">
          <w:pPr>
            <w:tabs>
              <w:tab w:val="left" w:pos="1305"/>
            </w:tabs>
            <w:jc w:val="center"/>
          </w:pPr>
        </w:pPrChange>
      </w:pPr>
      <w:ins w:id="688" w:author="Ryan" w:date="2017-03-23T16:05:00Z">
        <w:r>
          <w:tab/>
          <w:t>background-color:white;</w:t>
        </w:r>
      </w:ins>
    </w:p>
    <w:p w:rsidR="0024259E" w:rsidRDefault="0024259E">
      <w:pPr>
        <w:tabs>
          <w:tab w:val="left" w:pos="1305"/>
        </w:tabs>
        <w:rPr>
          <w:ins w:id="689" w:author="Ryan" w:date="2017-03-23T16:05:00Z"/>
        </w:rPr>
        <w:pPrChange w:id="690" w:author="Ryan" w:date="2017-03-23T16:06:00Z">
          <w:pPr>
            <w:tabs>
              <w:tab w:val="left" w:pos="1305"/>
            </w:tabs>
            <w:jc w:val="center"/>
          </w:pPr>
        </w:pPrChange>
      </w:pPr>
      <w:ins w:id="691" w:author="Ryan" w:date="2017-03-23T16:05:00Z">
        <w:r>
          <w:tab/>
          <w:t>border:2px solid black;</w:t>
        </w:r>
      </w:ins>
    </w:p>
    <w:p w:rsidR="0024259E" w:rsidRDefault="0024259E">
      <w:pPr>
        <w:tabs>
          <w:tab w:val="left" w:pos="1305"/>
        </w:tabs>
        <w:rPr>
          <w:ins w:id="692" w:author="Ryan" w:date="2017-03-23T16:05:00Z"/>
        </w:rPr>
        <w:pPrChange w:id="693" w:author="Ryan" w:date="2017-03-23T16:06:00Z">
          <w:pPr>
            <w:tabs>
              <w:tab w:val="left" w:pos="1305"/>
            </w:tabs>
            <w:jc w:val="center"/>
          </w:pPr>
        </w:pPrChange>
      </w:pPr>
      <w:ins w:id="694" w:author="Ryan" w:date="2017-03-23T16:05:00Z">
        <w:r>
          <w:tab/>
          <w:t>text-decoration:none;</w:t>
        </w:r>
      </w:ins>
    </w:p>
    <w:p w:rsidR="0024259E" w:rsidRDefault="0024259E">
      <w:pPr>
        <w:tabs>
          <w:tab w:val="left" w:pos="1305"/>
        </w:tabs>
        <w:rPr>
          <w:ins w:id="695" w:author="Ryan" w:date="2017-03-23T16:05:00Z"/>
        </w:rPr>
        <w:pPrChange w:id="696" w:author="Ryan" w:date="2017-03-23T16:06:00Z">
          <w:pPr>
            <w:tabs>
              <w:tab w:val="left" w:pos="1305"/>
            </w:tabs>
            <w:jc w:val="center"/>
          </w:pPr>
        </w:pPrChange>
      </w:pPr>
      <w:ins w:id="697" w:author="Ryan" w:date="2017-03-23T16:05:00Z">
        <w:r>
          <w:tab/>
          <w:t>cursor:pointer;</w:t>
        </w:r>
      </w:ins>
    </w:p>
    <w:p w:rsidR="0024259E" w:rsidRDefault="0024259E">
      <w:pPr>
        <w:tabs>
          <w:tab w:val="left" w:pos="1305"/>
        </w:tabs>
        <w:rPr>
          <w:ins w:id="698" w:author="Ryan" w:date="2017-03-23T16:05:00Z"/>
        </w:rPr>
        <w:pPrChange w:id="699" w:author="Ryan" w:date="2017-03-23T16:06:00Z">
          <w:pPr>
            <w:tabs>
              <w:tab w:val="left" w:pos="1305"/>
            </w:tabs>
            <w:jc w:val="center"/>
          </w:pPr>
        </w:pPrChange>
      </w:pPr>
      <w:ins w:id="700" w:author="Ryan" w:date="2017-03-23T16:05:00Z">
        <w:r>
          <w:tab/>
          <w:t>border-radius:12px;</w:t>
        </w:r>
      </w:ins>
    </w:p>
    <w:p w:rsidR="0024259E" w:rsidRDefault="0024259E">
      <w:pPr>
        <w:tabs>
          <w:tab w:val="left" w:pos="1305"/>
        </w:tabs>
        <w:rPr>
          <w:ins w:id="701" w:author="Ryan" w:date="2017-03-23T16:05:00Z"/>
        </w:rPr>
        <w:pPrChange w:id="702" w:author="Ryan" w:date="2017-03-23T16:06:00Z">
          <w:pPr>
            <w:tabs>
              <w:tab w:val="left" w:pos="1305"/>
            </w:tabs>
            <w:jc w:val="center"/>
          </w:pPr>
        </w:pPrChange>
      </w:pPr>
      <w:ins w:id="703" w:author="Ryan" w:date="2017-03-23T16:05:00Z">
        <w:r>
          <w:tab/>
          <w:t>margin:0.5em;</w:t>
        </w:r>
      </w:ins>
    </w:p>
    <w:p w:rsidR="0024259E" w:rsidRDefault="0024259E">
      <w:pPr>
        <w:tabs>
          <w:tab w:val="left" w:pos="1305"/>
        </w:tabs>
        <w:rPr>
          <w:ins w:id="704" w:author="Ryan" w:date="2017-03-23T16:05:00Z"/>
        </w:rPr>
        <w:pPrChange w:id="705" w:author="Ryan" w:date="2017-03-23T16:06:00Z">
          <w:pPr>
            <w:tabs>
              <w:tab w:val="left" w:pos="1305"/>
            </w:tabs>
            <w:jc w:val="center"/>
          </w:pPr>
        </w:pPrChange>
      </w:pPr>
      <w:ins w:id="706" w:author="Ryan" w:date="2017-03-23T16:05:00Z">
        <w:r>
          <w:tab/>
          <w:t>transition: all 0.3s ease 0.3s;</w:t>
        </w:r>
      </w:ins>
    </w:p>
    <w:p w:rsidR="0024259E" w:rsidRDefault="0024259E">
      <w:pPr>
        <w:tabs>
          <w:tab w:val="left" w:pos="1305"/>
        </w:tabs>
        <w:rPr>
          <w:ins w:id="707" w:author="Ryan" w:date="2017-03-23T16:05:00Z"/>
        </w:rPr>
        <w:pPrChange w:id="708" w:author="Ryan" w:date="2017-03-23T16:06:00Z">
          <w:pPr>
            <w:tabs>
              <w:tab w:val="left" w:pos="1305"/>
            </w:tabs>
            <w:jc w:val="center"/>
          </w:pPr>
        </w:pPrChange>
      </w:pPr>
      <w:ins w:id="709" w:author="Ryan" w:date="2017-03-23T16:05:00Z">
        <w:r>
          <w:t>}</w:t>
        </w:r>
      </w:ins>
    </w:p>
    <w:p w:rsidR="0024259E" w:rsidRDefault="0024259E">
      <w:pPr>
        <w:tabs>
          <w:tab w:val="left" w:pos="1305"/>
        </w:tabs>
        <w:rPr>
          <w:ins w:id="710" w:author="Ryan" w:date="2017-03-23T16:05:00Z"/>
        </w:rPr>
        <w:pPrChange w:id="711" w:author="Ryan" w:date="2017-03-23T16:06:00Z">
          <w:pPr>
            <w:tabs>
              <w:tab w:val="left" w:pos="1305"/>
            </w:tabs>
            <w:jc w:val="center"/>
          </w:pPr>
        </w:pPrChange>
      </w:pPr>
      <w:ins w:id="712" w:author="Ryan" w:date="2017-03-23T16:05:00Z">
        <w:r>
          <w:t>.button:hover {box-shadow: inset 0 0 0 5px #3071A9;}</w:t>
        </w:r>
      </w:ins>
    </w:p>
    <w:p w:rsidR="0024259E" w:rsidRDefault="0024259E">
      <w:pPr>
        <w:tabs>
          <w:tab w:val="left" w:pos="1305"/>
        </w:tabs>
        <w:rPr>
          <w:ins w:id="713" w:author="Ryan" w:date="2017-03-23T16:05:00Z"/>
        </w:rPr>
        <w:pPrChange w:id="714" w:author="Ryan" w:date="2017-03-23T16:06:00Z">
          <w:pPr>
            <w:tabs>
              <w:tab w:val="left" w:pos="1305"/>
            </w:tabs>
            <w:jc w:val="center"/>
          </w:pPr>
        </w:pPrChange>
      </w:pPr>
      <w:ins w:id="715" w:author="Ryan" w:date="2017-03-23T16:05:00Z">
        <w:r>
          <w:t>header img {</w:t>
        </w:r>
      </w:ins>
    </w:p>
    <w:p w:rsidR="0024259E" w:rsidRDefault="0024259E">
      <w:pPr>
        <w:tabs>
          <w:tab w:val="left" w:pos="1305"/>
        </w:tabs>
        <w:rPr>
          <w:ins w:id="716" w:author="Ryan" w:date="2017-03-23T16:05:00Z"/>
        </w:rPr>
        <w:pPrChange w:id="717" w:author="Ryan" w:date="2017-03-23T16:06:00Z">
          <w:pPr>
            <w:tabs>
              <w:tab w:val="left" w:pos="1305"/>
            </w:tabs>
            <w:jc w:val="center"/>
          </w:pPr>
        </w:pPrChange>
      </w:pPr>
      <w:ins w:id="718" w:author="Ryan" w:date="2017-03-23T16:05:00Z">
        <w:r>
          <w:lastRenderedPageBreak/>
          <w:tab/>
          <w:t>width:65px;</w:t>
        </w:r>
      </w:ins>
    </w:p>
    <w:p w:rsidR="0024259E" w:rsidRDefault="0024259E">
      <w:pPr>
        <w:tabs>
          <w:tab w:val="left" w:pos="1305"/>
        </w:tabs>
        <w:rPr>
          <w:ins w:id="719" w:author="Ryan" w:date="2017-03-23T16:05:00Z"/>
        </w:rPr>
        <w:pPrChange w:id="720" w:author="Ryan" w:date="2017-03-23T16:06:00Z">
          <w:pPr>
            <w:tabs>
              <w:tab w:val="left" w:pos="1305"/>
            </w:tabs>
            <w:jc w:val="center"/>
          </w:pPr>
        </w:pPrChange>
      </w:pPr>
      <w:ins w:id="721" w:author="Ryan" w:date="2017-03-23T16:05:00Z">
        <w:r>
          <w:tab/>
          <w:t>height:74px;</w:t>
        </w:r>
      </w:ins>
    </w:p>
    <w:p w:rsidR="0024259E" w:rsidRDefault="0024259E">
      <w:pPr>
        <w:tabs>
          <w:tab w:val="left" w:pos="1305"/>
        </w:tabs>
        <w:rPr>
          <w:ins w:id="722" w:author="Ryan" w:date="2017-03-23T16:05:00Z"/>
        </w:rPr>
        <w:pPrChange w:id="723" w:author="Ryan" w:date="2017-03-23T16:06:00Z">
          <w:pPr>
            <w:tabs>
              <w:tab w:val="left" w:pos="1305"/>
            </w:tabs>
            <w:jc w:val="center"/>
          </w:pPr>
        </w:pPrChange>
      </w:pPr>
      <w:ins w:id="724" w:author="Ryan" w:date="2017-03-23T16:05:00Z">
        <w:r>
          <w:tab/>
          <w:t>padding:20px 0px 30px 20px;</w:t>
        </w:r>
      </w:ins>
    </w:p>
    <w:p w:rsidR="0024259E" w:rsidRDefault="0024259E">
      <w:pPr>
        <w:tabs>
          <w:tab w:val="left" w:pos="1305"/>
        </w:tabs>
        <w:rPr>
          <w:ins w:id="725" w:author="Ryan" w:date="2017-03-23T16:05:00Z"/>
        </w:rPr>
        <w:pPrChange w:id="726" w:author="Ryan" w:date="2017-03-23T16:06:00Z">
          <w:pPr>
            <w:tabs>
              <w:tab w:val="left" w:pos="1305"/>
            </w:tabs>
            <w:jc w:val="center"/>
          </w:pPr>
        </w:pPrChange>
      </w:pPr>
      <w:ins w:id="727" w:author="Ryan" w:date="2017-03-23T16:05:00Z">
        <w:r>
          <w:tab/>
          <w:t>float:left;</w:t>
        </w:r>
      </w:ins>
    </w:p>
    <w:p w:rsidR="0024259E" w:rsidRDefault="0024259E">
      <w:pPr>
        <w:tabs>
          <w:tab w:val="left" w:pos="1305"/>
        </w:tabs>
        <w:rPr>
          <w:ins w:id="728" w:author="Ryan" w:date="2017-03-23T16:05:00Z"/>
        </w:rPr>
        <w:pPrChange w:id="729" w:author="Ryan" w:date="2017-03-23T16:06:00Z">
          <w:pPr>
            <w:tabs>
              <w:tab w:val="left" w:pos="1305"/>
            </w:tabs>
            <w:jc w:val="center"/>
          </w:pPr>
        </w:pPrChange>
      </w:pPr>
      <w:ins w:id="730" w:author="Ryan" w:date="2017-03-23T16:05:00Z">
        <w:r>
          <w:t>}</w:t>
        </w:r>
      </w:ins>
    </w:p>
    <w:p w:rsidR="0024259E" w:rsidRDefault="0024259E">
      <w:pPr>
        <w:tabs>
          <w:tab w:val="left" w:pos="1305"/>
        </w:tabs>
        <w:rPr>
          <w:ins w:id="731" w:author="Ryan" w:date="2017-03-23T16:05:00Z"/>
        </w:rPr>
        <w:pPrChange w:id="732" w:author="Ryan" w:date="2017-03-23T16:06:00Z">
          <w:pPr>
            <w:tabs>
              <w:tab w:val="left" w:pos="1305"/>
            </w:tabs>
            <w:jc w:val="center"/>
          </w:pPr>
        </w:pPrChange>
      </w:pPr>
      <w:ins w:id="733" w:author="Ryan" w:date="2017-03-23T16:05:00Z">
        <w:r>
          <w:t>header ul {</w:t>
        </w:r>
      </w:ins>
    </w:p>
    <w:p w:rsidR="0024259E" w:rsidRDefault="0024259E">
      <w:pPr>
        <w:tabs>
          <w:tab w:val="left" w:pos="1305"/>
        </w:tabs>
        <w:rPr>
          <w:ins w:id="734" w:author="Ryan" w:date="2017-03-23T16:05:00Z"/>
        </w:rPr>
        <w:pPrChange w:id="735" w:author="Ryan" w:date="2017-03-23T16:06:00Z">
          <w:pPr>
            <w:tabs>
              <w:tab w:val="left" w:pos="1305"/>
            </w:tabs>
            <w:jc w:val="center"/>
          </w:pPr>
        </w:pPrChange>
      </w:pPr>
      <w:ins w:id="736" w:author="Ryan" w:date="2017-03-23T16:05:00Z">
        <w:r>
          <w:tab/>
          <w:t>text-align:right;</w:t>
        </w:r>
      </w:ins>
    </w:p>
    <w:p w:rsidR="0024259E" w:rsidRDefault="0024259E">
      <w:pPr>
        <w:tabs>
          <w:tab w:val="left" w:pos="1305"/>
        </w:tabs>
        <w:rPr>
          <w:ins w:id="737" w:author="Ryan" w:date="2017-03-23T16:05:00Z"/>
        </w:rPr>
        <w:pPrChange w:id="738" w:author="Ryan" w:date="2017-03-23T16:06:00Z">
          <w:pPr>
            <w:tabs>
              <w:tab w:val="left" w:pos="1305"/>
            </w:tabs>
            <w:jc w:val="center"/>
          </w:pPr>
        </w:pPrChange>
      </w:pPr>
      <w:ins w:id="739" w:author="Ryan" w:date="2017-03-23T16:05:00Z">
        <w:r>
          <w:tab/>
          <w:t>list-style-type:none;</w:t>
        </w:r>
      </w:ins>
    </w:p>
    <w:p w:rsidR="0024259E" w:rsidRDefault="0024259E">
      <w:pPr>
        <w:tabs>
          <w:tab w:val="left" w:pos="1305"/>
        </w:tabs>
        <w:rPr>
          <w:ins w:id="740" w:author="Ryan" w:date="2017-03-23T16:05:00Z"/>
        </w:rPr>
        <w:pPrChange w:id="741" w:author="Ryan" w:date="2017-03-23T16:06:00Z">
          <w:pPr>
            <w:tabs>
              <w:tab w:val="left" w:pos="1305"/>
            </w:tabs>
            <w:jc w:val="center"/>
          </w:pPr>
        </w:pPrChange>
      </w:pPr>
      <w:ins w:id="742" w:author="Ryan" w:date="2017-03-23T16:05:00Z">
        <w:r>
          <w:t>}</w:t>
        </w:r>
      </w:ins>
    </w:p>
    <w:p w:rsidR="0024259E" w:rsidRDefault="0024259E">
      <w:pPr>
        <w:tabs>
          <w:tab w:val="left" w:pos="1305"/>
        </w:tabs>
        <w:rPr>
          <w:ins w:id="743" w:author="Ryan" w:date="2017-03-23T16:05:00Z"/>
        </w:rPr>
        <w:pPrChange w:id="744" w:author="Ryan" w:date="2017-03-23T16:06:00Z">
          <w:pPr>
            <w:tabs>
              <w:tab w:val="left" w:pos="1305"/>
            </w:tabs>
            <w:jc w:val="center"/>
          </w:pPr>
        </w:pPrChange>
      </w:pPr>
      <w:ins w:id="745" w:author="Ryan" w:date="2017-03-23T16:05:00Z">
        <w:r>
          <w:t>nav {</w:t>
        </w:r>
      </w:ins>
    </w:p>
    <w:p w:rsidR="0024259E" w:rsidRDefault="0024259E">
      <w:pPr>
        <w:tabs>
          <w:tab w:val="left" w:pos="1305"/>
        </w:tabs>
        <w:rPr>
          <w:ins w:id="746" w:author="Ryan" w:date="2017-03-23T16:05:00Z"/>
        </w:rPr>
        <w:pPrChange w:id="747" w:author="Ryan" w:date="2017-03-23T16:06:00Z">
          <w:pPr>
            <w:tabs>
              <w:tab w:val="left" w:pos="1305"/>
            </w:tabs>
            <w:jc w:val="center"/>
          </w:pPr>
        </w:pPrChange>
      </w:pPr>
      <w:ins w:id="748" w:author="Ryan" w:date="2017-03-23T16:05:00Z">
        <w:r>
          <w:tab/>
          <w:t>z-index:1;</w:t>
        </w:r>
      </w:ins>
    </w:p>
    <w:p w:rsidR="0024259E" w:rsidRDefault="0024259E">
      <w:pPr>
        <w:tabs>
          <w:tab w:val="left" w:pos="1305"/>
        </w:tabs>
        <w:rPr>
          <w:ins w:id="749" w:author="Ryan" w:date="2017-03-23T16:05:00Z"/>
        </w:rPr>
        <w:pPrChange w:id="750" w:author="Ryan" w:date="2017-03-23T16:06:00Z">
          <w:pPr>
            <w:tabs>
              <w:tab w:val="left" w:pos="1305"/>
            </w:tabs>
            <w:jc w:val="center"/>
          </w:pPr>
        </w:pPrChange>
      </w:pPr>
      <w:ins w:id="751" w:author="Ryan" w:date="2017-03-23T16:05:00Z">
        <w:r>
          <w:tab/>
          <w:t>top:0;</w:t>
        </w:r>
      </w:ins>
    </w:p>
    <w:p w:rsidR="0024259E" w:rsidRDefault="0024259E">
      <w:pPr>
        <w:tabs>
          <w:tab w:val="left" w:pos="1305"/>
        </w:tabs>
        <w:rPr>
          <w:ins w:id="752" w:author="Ryan" w:date="2017-03-23T16:05:00Z"/>
        </w:rPr>
        <w:pPrChange w:id="753" w:author="Ryan" w:date="2017-03-23T16:06:00Z">
          <w:pPr>
            <w:tabs>
              <w:tab w:val="left" w:pos="1305"/>
            </w:tabs>
            <w:jc w:val="center"/>
          </w:pPr>
        </w:pPrChange>
      </w:pPr>
      <w:ins w:id="754" w:author="Ryan" w:date="2017-03-23T16:05:00Z">
        <w:r>
          <w:tab/>
          <w:t>position:fixed;</w:t>
        </w:r>
      </w:ins>
    </w:p>
    <w:p w:rsidR="0024259E" w:rsidRDefault="0024259E">
      <w:pPr>
        <w:tabs>
          <w:tab w:val="left" w:pos="1305"/>
        </w:tabs>
        <w:rPr>
          <w:ins w:id="755" w:author="Ryan" w:date="2017-03-23T16:05:00Z"/>
        </w:rPr>
        <w:pPrChange w:id="756" w:author="Ryan" w:date="2017-03-23T16:06:00Z">
          <w:pPr>
            <w:tabs>
              <w:tab w:val="left" w:pos="1305"/>
            </w:tabs>
            <w:jc w:val="center"/>
          </w:pPr>
        </w:pPrChange>
      </w:pPr>
      <w:ins w:id="757" w:author="Ryan" w:date="2017-03-23T16:05:00Z">
        <w:r>
          <w:tab/>
          <w:t>width:100%;</w:t>
        </w:r>
      </w:ins>
    </w:p>
    <w:p w:rsidR="0024259E" w:rsidRDefault="0024259E">
      <w:pPr>
        <w:tabs>
          <w:tab w:val="left" w:pos="1305"/>
        </w:tabs>
        <w:rPr>
          <w:ins w:id="758" w:author="Ryan" w:date="2017-03-23T16:05:00Z"/>
        </w:rPr>
        <w:pPrChange w:id="759" w:author="Ryan" w:date="2017-03-23T16:06:00Z">
          <w:pPr>
            <w:tabs>
              <w:tab w:val="left" w:pos="1305"/>
            </w:tabs>
            <w:jc w:val="center"/>
          </w:pPr>
        </w:pPrChange>
      </w:pPr>
      <w:ins w:id="760" w:author="Ryan" w:date="2017-03-23T16:05:00Z">
        <w:r>
          <w:tab/>
          <w:t>background-color:black;</w:t>
        </w:r>
      </w:ins>
    </w:p>
    <w:p w:rsidR="0024259E" w:rsidRDefault="0024259E">
      <w:pPr>
        <w:tabs>
          <w:tab w:val="left" w:pos="1305"/>
        </w:tabs>
        <w:rPr>
          <w:ins w:id="761" w:author="Ryan" w:date="2017-03-23T16:05:00Z"/>
        </w:rPr>
        <w:pPrChange w:id="762" w:author="Ryan" w:date="2017-03-23T16:06:00Z">
          <w:pPr>
            <w:tabs>
              <w:tab w:val="left" w:pos="1305"/>
            </w:tabs>
            <w:jc w:val="center"/>
          </w:pPr>
        </w:pPrChange>
      </w:pPr>
      <w:ins w:id="763" w:author="Ryan" w:date="2017-03-23T16:05:00Z">
        <w:r>
          <w:t xml:space="preserve">    clear:left;</w:t>
        </w:r>
      </w:ins>
    </w:p>
    <w:p w:rsidR="0024259E" w:rsidRDefault="0024259E">
      <w:pPr>
        <w:tabs>
          <w:tab w:val="left" w:pos="1305"/>
        </w:tabs>
        <w:rPr>
          <w:ins w:id="764" w:author="Ryan" w:date="2017-03-23T16:05:00Z"/>
        </w:rPr>
        <w:pPrChange w:id="765" w:author="Ryan" w:date="2017-03-23T16:06:00Z">
          <w:pPr>
            <w:tabs>
              <w:tab w:val="left" w:pos="1305"/>
            </w:tabs>
            <w:jc w:val="center"/>
          </w:pPr>
        </w:pPrChange>
      </w:pPr>
      <w:ins w:id="766" w:author="Ryan" w:date="2017-03-23T16:05:00Z">
        <w:r>
          <w:t xml:space="preserve">    text-align:center;</w:t>
        </w:r>
      </w:ins>
    </w:p>
    <w:p w:rsidR="0024259E" w:rsidRDefault="0024259E">
      <w:pPr>
        <w:tabs>
          <w:tab w:val="left" w:pos="1305"/>
        </w:tabs>
        <w:rPr>
          <w:ins w:id="767" w:author="Ryan" w:date="2017-03-23T16:05:00Z"/>
        </w:rPr>
        <w:pPrChange w:id="768" w:author="Ryan" w:date="2017-03-23T16:06:00Z">
          <w:pPr>
            <w:tabs>
              <w:tab w:val="left" w:pos="1305"/>
            </w:tabs>
            <w:jc w:val="center"/>
          </w:pPr>
        </w:pPrChange>
      </w:pPr>
      <w:ins w:id="769" w:author="Ryan" w:date="2017-03-23T16:05:00Z">
        <w:r>
          <w:tab/>
          <w:t>border-bottom:2px solid white;</w:t>
        </w:r>
      </w:ins>
    </w:p>
    <w:p w:rsidR="0024259E" w:rsidRDefault="0024259E">
      <w:pPr>
        <w:tabs>
          <w:tab w:val="left" w:pos="1305"/>
        </w:tabs>
        <w:rPr>
          <w:ins w:id="770" w:author="Ryan" w:date="2017-03-23T16:05:00Z"/>
        </w:rPr>
        <w:pPrChange w:id="771" w:author="Ryan" w:date="2017-03-23T16:06:00Z">
          <w:pPr>
            <w:tabs>
              <w:tab w:val="left" w:pos="1305"/>
            </w:tabs>
            <w:jc w:val="center"/>
          </w:pPr>
        </w:pPrChange>
      </w:pPr>
      <w:ins w:id="772" w:author="Ryan" w:date="2017-03-23T16:05:00Z">
        <w:r>
          <w:t>}</w:t>
        </w:r>
      </w:ins>
    </w:p>
    <w:p w:rsidR="0024259E" w:rsidRDefault="0024259E">
      <w:pPr>
        <w:tabs>
          <w:tab w:val="left" w:pos="1305"/>
        </w:tabs>
        <w:rPr>
          <w:ins w:id="773" w:author="Ryan" w:date="2017-03-23T16:05:00Z"/>
        </w:rPr>
        <w:pPrChange w:id="774" w:author="Ryan" w:date="2017-03-23T16:06:00Z">
          <w:pPr>
            <w:tabs>
              <w:tab w:val="left" w:pos="1305"/>
            </w:tabs>
            <w:jc w:val="center"/>
          </w:pPr>
        </w:pPrChange>
      </w:pPr>
      <w:ins w:id="775" w:author="Ryan" w:date="2017-03-23T16:05:00Z">
        <w:r>
          <w:t>.dropbtn {</w:t>
        </w:r>
      </w:ins>
    </w:p>
    <w:p w:rsidR="0024259E" w:rsidRDefault="0024259E">
      <w:pPr>
        <w:tabs>
          <w:tab w:val="left" w:pos="1305"/>
        </w:tabs>
        <w:rPr>
          <w:ins w:id="776" w:author="Ryan" w:date="2017-03-23T16:05:00Z"/>
        </w:rPr>
        <w:pPrChange w:id="777" w:author="Ryan" w:date="2017-03-23T16:06:00Z">
          <w:pPr>
            <w:tabs>
              <w:tab w:val="left" w:pos="1305"/>
            </w:tabs>
            <w:jc w:val="center"/>
          </w:pPr>
        </w:pPrChange>
      </w:pPr>
      <w:ins w:id="778" w:author="Ryan" w:date="2017-03-23T16:05:00Z">
        <w:r>
          <w:tab/>
          <w:t>color:white;</w:t>
        </w:r>
      </w:ins>
    </w:p>
    <w:p w:rsidR="0024259E" w:rsidRDefault="0024259E">
      <w:pPr>
        <w:tabs>
          <w:tab w:val="left" w:pos="1305"/>
        </w:tabs>
        <w:rPr>
          <w:ins w:id="779" w:author="Ryan" w:date="2017-03-23T16:05:00Z"/>
        </w:rPr>
        <w:pPrChange w:id="780" w:author="Ryan" w:date="2017-03-23T16:06:00Z">
          <w:pPr>
            <w:tabs>
              <w:tab w:val="left" w:pos="1305"/>
            </w:tabs>
            <w:jc w:val="center"/>
          </w:pPr>
        </w:pPrChange>
      </w:pPr>
      <w:ins w:id="781" w:author="Ryan" w:date="2017-03-23T16:05:00Z">
        <w:r>
          <w:tab/>
          <w:t>padding:10px 30px 10px 30px;</w:t>
        </w:r>
      </w:ins>
    </w:p>
    <w:p w:rsidR="0024259E" w:rsidRDefault="0024259E">
      <w:pPr>
        <w:tabs>
          <w:tab w:val="left" w:pos="1305"/>
        </w:tabs>
        <w:rPr>
          <w:ins w:id="782" w:author="Ryan" w:date="2017-03-23T16:05:00Z"/>
        </w:rPr>
        <w:pPrChange w:id="783" w:author="Ryan" w:date="2017-03-23T16:06:00Z">
          <w:pPr>
            <w:tabs>
              <w:tab w:val="left" w:pos="1305"/>
            </w:tabs>
            <w:jc w:val="center"/>
          </w:pPr>
        </w:pPrChange>
      </w:pPr>
      <w:ins w:id="784" w:author="Ryan" w:date="2017-03-23T16:05:00Z">
        <w:r>
          <w:tab/>
          <w:t>background-color:black;</w:t>
        </w:r>
      </w:ins>
    </w:p>
    <w:p w:rsidR="0024259E" w:rsidRDefault="0024259E">
      <w:pPr>
        <w:tabs>
          <w:tab w:val="left" w:pos="1305"/>
        </w:tabs>
        <w:rPr>
          <w:ins w:id="785" w:author="Ryan" w:date="2017-03-23T16:05:00Z"/>
        </w:rPr>
        <w:pPrChange w:id="786" w:author="Ryan" w:date="2017-03-23T16:06:00Z">
          <w:pPr>
            <w:tabs>
              <w:tab w:val="left" w:pos="1305"/>
            </w:tabs>
            <w:jc w:val="center"/>
          </w:pPr>
        </w:pPrChange>
      </w:pPr>
      <w:ins w:id="787" w:author="Ryan" w:date="2017-03-23T16:05:00Z">
        <w:r>
          <w:tab/>
          <w:t>font-family:Impact, Charcoal, sans-serif;</w:t>
        </w:r>
      </w:ins>
    </w:p>
    <w:p w:rsidR="0024259E" w:rsidRDefault="0024259E">
      <w:pPr>
        <w:tabs>
          <w:tab w:val="left" w:pos="1305"/>
        </w:tabs>
        <w:rPr>
          <w:ins w:id="788" w:author="Ryan" w:date="2017-03-23T16:05:00Z"/>
        </w:rPr>
        <w:pPrChange w:id="789" w:author="Ryan" w:date="2017-03-23T16:06:00Z">
          <w:pPr>
            <w:tabs>
              <w:tab w:val="left" w:pos="1305"/>
            </w:tabs>
            <w:jc w:val="center"/>
          </w:pPr>
        </w:pPrChange>
      </w:pPr>
      <w:ins w:id="790" w:author="Ryan" w:date="2017-03-23T16:05:00Z">
        <w:r>
          <w:tab/>
          <w:t>border:none;</w:t>
        </w:r>
      </w:ins>
    </w:p>
    <w:p w:rsidR="0024259E" w:rsidRDefault="0024259E">
      <w:pPr>
        <w:tabs>
          <w:tab w:val="left" w:pos="1305"/>
        </w:tabs>
        <w:rPr>
          <w:ins w:id="791" w:author="Ryan" w:date="2017-03-23T16:05:00Z"/>
        </w:rPr>
        <w:pPrChange w:id="792" w:author="Ryan" w:date="2017-03-23T16:06:00Z">
          <w:pPr>
            <w:tabs>
              <w:tab w:val="left" w:pos="1305"/>
            </w:tabs>
            <w:jc w:val="center"/>
          </w:pPr>
        </w:pPrChange>
      </w:pPr>
      <w:ins w:id="793" w:author="Ryan" w:date="2017-03-23T16:05:00Z">
        <w:r>
          <w:tab/>
          <w:t>cursor:pointer;</w:t>
        </w:r>
      </w:ins>
    </w:p>
    <w:p w:rsidR="0024259E" w:rsidRDefault="0024259E">
      <w:pPr>
        <w:tabs>
          <w:tab w:val="left" w:pos="1305"/>
        </w:tabs>
        <w:rPr>
          <w:ins w:id="794" w:author="Ryan" w:date="2017-03-23T16:05:00Z"/>
        </w:rPr>
        <w:pPrChange w:id="795" w:author="Ryan" w:date="2017-03-23T16:06:00Z">
          <w:pPr>
            <w:tabs>
              <w:tab w:val="left" w:pos="1305"/>
            </w:tabs>
            <w:jc w:val="center"/>
          </w:pPr>
        </w:pPrChange>
      </w:pPr>
      <w:ins w:id="796" w:author="Ryan" w:date="2017-03-23T16:05:00Z">
        <w:r>
          <w:tab/>
          <w:t>font-size:16px;</w:t>
        </w:r>
      </w:ins>
    </w:p>
    <w:p w:rsidR="0024259E" w:rsidRDefault="0024259E">
      <w:pPr>
        <w:tabs>
          <w:tab w:val="left" w:pos="1305"/>
        </w:tabs>
        <w:rPr>
          <w:ins w:id="797" w:author="Ryan" w:date="2017-03-23T16:05:00Z"/>
        </w:rPr>
        <w:pPrChange w:id="798" w:author="Ryan" w:date="2017-03-23T16:06:00Z">
          <w:pPr>
            <w:tabs>
              <w:tab w:val="left" w:pos="1305"/>
            </w:tabs>
            <w:jc w:val="center"/>
          </w:pPr>
        </w:pPrChange>
      </w:pPr>
      <w:ins w:id="799" w:author="Ryan" w:date="2017-03-23T16:05:00Z">
        <w:r>
          <w:tab/>
          <w:t>transition: all 0.5s;</w:t>
        </w:r>
      </w:ins>
    </w:p>
    <w:p w:rsidR="0024259E" w:rsidRDefault="0024259E">
      <w:pPr>
        <w:tabs>
          <w:tab w:val="left" w:pos="1305"/>
        </w:tabs>
        <w:rPr>
          <w:ins w:id="800" w:author="Ryan" w:date="2017-03-23T16:05:00Z"/>
        </w:rPr>
        <w:pPrChange w:id="801" w:author="Ryan" w:date="2017-03-23T16:06:00Z">
          <w:pPr>
            <w:tabs>
              <w:tab w:val="left" w:pos="1305"/>
            </w:tabs>
            <w:jc w:val="center"/>
          </w:pPr>
        </w:pPrChange>
      </w:pPr>
      <w:ins w:id="802" w:author="Ryan" w:date="2017-03-23T16:05:00Z">
        <w:r>
          <w:tab/>
          <w:t>cursor: pointer;</w:t>
        </w:r>
      </w:ins>
    </w:p>
    <w:p w:rsidR="0024259E" w:rsidRDefault="0024259E">
      <w:pPr>
        <w:tabs>
          <w:tab w:val="left" w:pos="1305"/>
        </w:tabs>
        <w:rPr>
          <w:ins w:id="803" w:author="Ryan" w:date="2017-03-23T16:05:00Z"/>
        </w:rPr>
        <w:pPrChange w:id="804" w:author="Ryan" w:date="2017-03-23T16:06:00Z">
          <w:pPr>
            <w:tabs>
              <w:tab w:val="left" w:pos="1305"/>
            </w:tabs>
            <w:jc w:val="center"/>
          </w:pPr>
        </w:pPrChange>
      </w:pPr>
      <w:ins w:id="805" w:author="Ryan" w:date="2017-03-23T16:05:00Z">
        <w:r>
          <w:lastRenderedPageBreak/>
          <w:tab/>
          <w:t>margin: 5px;</w:t>
        </w:r>
      </w:ins>
    </w:p>
    <w:p w:rsidR="0024259E" w:rsidRDefault="0024259E">
      <w:pPr>
        <w:tabs>
          <w:tab w:val="left" w:pos="1305"/>
        </w:tabs>
        <w:rPr>
          <w:ins w:id="806" w:author="Ryan" w:date="2017-03-23T16:05:00Z"/>
        </w:rPr>
        <w:pPrChange w:id="807" w:author="Ryan" w:date="2017-03-23T16:06:00Z">
          <w:pPr>
            <w:tabs>
              <w:tab w:val="left" w:pos="1305"/>
            </w:tabs>
            <w:jc w:val="center"/>
          </w:pPr>
        </w:pPrChange>
      </w:pPr>
      <w:ins w:id="808" w:author="Ryan" w:date="2017-03-23T16:05:00Z">
        <w:r>
          <w:t>}</w:t>
        </w:r>
      </w:ins>
    </w:p>
    <w:p w:rsidR="0024259E" w:rsidRDefault="0024259E">
      <w:pPr>
        <w:tabs>
          <w:tab w:val="left" w:pos="1305"/>
        </w:tabs>
        <w:rPr>
          <w:ins w:id="809" w:author="Ryan" w:date="2017-03-23T16:05:00Z"/>
        </w:rPr>
        <w:pPrChange w:id="810" w:author="Ryan" w:date="2017-03-23T16:06:00Z">
          <w:pPr>
            <w:tabs>
              <w:tab w:val="left" w:pos="1305"/>
            </w:tabs>
            <w:jc w:val="center"/>
          </w:pPr>
        </w:pPrChange>
      </w:pPr>
      <w:ins w:id="811" w:author="Ryan" w:date="2017-03-23T16:05:00Z">
        <w:r>
          <w:t>.dropbtn span {</w:t>
        </w:r>
      </w:ins>
    </w:p>
    <w:p w:rsidR="0024259E" w:rsidRDefault="0024259E">
      <w:pPr>
        <w:tabs>
          <w:tab w:val="left" w:pos="1305"/>
        </w:tabs>
        <w:rPr>
          <w:ins w:id="812" w:author="Ryan" w:date="2017-03-23T16:05:00Z"/>
        </w:rPr>
        <w:pPrChange w:id="813" w:author="Ryan" w:date="2017-03-23T16:06:00Z">
          <w:pPr>
            <w:tabs>
              <w:tab w:val="left" w:pos="1305"/>
            </w:tabs>
            <w:jc w:val="center"/>
          </w:pPr>
        </w:pPrChange>
      </w:pPr>
      <w:ins w:id="814" w:author="Ryan" w:date="2017-03-23T16:05:00Z">
        <w:r>
          <w:t xml:space="preserve">  cursor: pointer;</w:t>
        </w:r>
      </w:ins>
    </w:p>
    <w:p w:rsidR="0024259E" w:rsidRDefault="0024259E">
      <w:pPr>
        <w:tabs>
          <w:tab w:val="left" w:pos="1305"/>
        </w:tabs>
        <w:rPr>
          <w:ins w:id="815" w:author="Ryan" w:date="2017-03-23T16:05:00Z"/>
        </w:rPr>
        <w:pPrChange w:id="816" w:author="Ryan" w:date="2017-03-23T16:06:00Z">
          <w:pPr>
            <w:tabs>
              <w:tab w:val="left" w:pos="1305"/>
            </w:tabs>
            <w:jc w:val="center"/>
          </w:pPr>
        </w:pPrChange>
      </w:pPr>
      <w:ins w:id="817" w:author="Ryan" w:date="2017-03-23T16:05:00Z">
        <w:r>
          <w:t xml:space="preserve">  display: inline-block;</w:t>
        </w:r>
      </w:ins>
    </w:p>
    <w:p w:rsidR="0024259E" w:rsidRDefault="0024259E">
      <w:pPr>
        <w:tabs>
          <w:tab w:val="left" w:pos="1305"/>
        </w:tabs>
        <w:rPr>
          <w:ins w:id="818" w:author="Ryan" w:date="2017-03-23T16:05:00Z"/>
        </w:rPr>
        <w:pPrChange w:id="819" w:author="Ryan" w:date="2017-03-23T16:06:00Z">
          <w:pPr>
            <w:tabs>
              <w:tab w:val="left" w:pos="1305"/>
            </w:tabs>
            <w:jc w:val="center"/>
          </w:pPr>
        </w:pPrChange>
      </w:pPr>
      <w:ins w:id="820" w:author="Ryan" w:date="2017-03-23T16:05:00Z">
        <w:r>
          <w:t xml:space="preserve">  position: relative;</w:t>
        </w:r>
      </w:ins>
    </w:p>
    <w:p w:rsidR="0024259E" w:rsidRDefault="0024259E">
      <w:pPr>
        <w:tabs>
          <w:tab w:val="left" w:pos="1305"/>
        </w:tabs>
        <w:rPr>
          <w:ins w:id="821" w:author="Ryan" w:date="2017-03-23T16:05:00Z"/>
        </w:rPr>
        <w:pPrChange w:id="822" w:author="Ryan" w:date="2017-03-23T16:06:00Z">
          <w:pPr>
            <w:tabs>
              <w:tab w:val="left" w:pos="1305"/>
            </w:tabs>
            <w:jc w:val="center"/>
          </w:pPr>
        </w:pPrChange>
      </w:pPr>
      <w:ins w:id="823" w:author="Ryan" w:date="2017-03-23T16:05:00Z">
        <w:r>
          <w:t xml:space="preserve">  transition: 0.5s;</w:t>
        </w:r>
      </w:ins>
    </w:p>
    <w:p w:rsidR="0024259E" w:rsidRDefault="0024259E">
      <w:pPr>
        <w:tabs>
          <w:tab w:val="left" w:pos="1305"/>
        </w:tabs>
        <w:rPr>
          <w:ins w:id="824" w:author="Ryan" w:date="2017-03-23T16:05:00Z"/>
        </w:rPr>
        <w:pPrChange w:id="825" w:author="Ryan" w:date="2017-03-23T16:06:00Z">
          <w:pPr>
            <w:tabs>
              <w:tab w:val="left" w:pos="1305"/>
            </w:tabs>
            <w:jc w:val="center"/>
          </w:pPr>
        </w:pPrChange>
      </w:pPr>
      <w:ins w:id="826" w:author="Ryan" w:date="2017-03-23T16:05:00Z">
        <w:r>
          <w:t>}</w:t>
        </w:r>
      </w:ins>
    </w:p>
    <w:p w:rsidR="0024259E" w:rsidRDefault="0024259E">
      <w:pPr>
        <w:tabs>
          <w:tab w:val="left" w:pos="1305"/>
        </w:tabs>
        <w:rPr>
          <w:ins w:id="827" w:author="Ryan" w:date="2017-03-23T16:05:00Z"/>
        </w:rPr>
        <w:pPrChange w:id="828" w:author="Ryan" w:date="2017-03-23T16:06:00Z">
          <w:pPr>
            <w:tabs>
              <w:tab w:val="left" w:pos="1305"/>
            </w:tabs>
            <w:jc w:val="center"/>
          </w:pPr>
        </w:pPrChange>
      </w:pPr>
      <w:ins w:id="829" w:author="Ryan" w:date="2017-03-23T16:05:00Z">
        <w:r>
          <w:t>.dropbtn span:after {</w:t>
        </w:r>
      </w:ins>
    </w:p>
    <w:p w:rsidR="0024259E" w:rsidRDefault="0024259E">
      <w:pPr>
        <w:tabs>
          <w:tab w:val="left" w:pos="1305"/>
        </w:tabs>
        <w:rPr>
          <w:ins w:id="830" w:author="Ryan" w:date="2017-03-23T16:05:00Z"/>
        </w:rPr>
        <w:pPrChange w:id="831" w:author="Ryan" w:date="2017-03-23T16:06:00Z">
          <w:pPr>
            <w:tabs>
              <w:tab w:val="left" w:pos="1305"/>
            </w:tabs>
            <w:jc w:val="center"/>
          </w:pPr>
        </w:pPrChange>
      </w:pPr>
      <w:ins w:id="832" w:author="Ryan" w:date="2017-03-23T16:05:00Z">
        <w:r>
          <w:t xml:space="preserve">  content: '\00bb';</w:t>
        </w:r>
      </w:ins>
    </w:p>
    <w:p w:rsidR="0024259E" w:rsidRDefault="0024259E">
      <w:pPr>
        <w:tabs>
          <w:tab w:val="left" w:pos="1305"/>
        </w:tabs>
        <w:rPr>
          <w:ins w:id="833" w:author="Ryan" w:date="2017-03-23T16:05:00Z"/>
        </w:rPr>
        <w:pPrChange w:id="834" w:author="Ryan" w:date="2017-03-23T16:06:00Z">
          <w:pPr>
            <w:tabs>
              <w:tab w:val="left" w:pos="1305"/>
            </w:tabs>
            <w:jc w:val="center"/>
          </w:pPr>
        </w:pPrChange>
      </w:pPr>
      <w:ins w:id="835" w:author="Ryan" w:date="2017-03-23T16:05:00Z">
        <w:r>
          <w:t xml:space="preserve">  position: absolute;</w:t>
        </w:r>
      </w:ins>
    </w:p>
    <w:p w:rsidR="0024259E" w:rsidRDefault="0024259E">
      <w:pPr>
        <w:tabs>
          <w:tab w:val="left" w:pos="1305"/>
        </w:tabs>
        <w:rPr>
          <w:ins w:id="836" w:author="Ryan" w:date="2017-03-23T16:05:00Z"/>
        </w:rPr>
        <w:pPrChange w:id="837" w:author="Ryan" w:date="2017-03-23T16:06:00Z">
          <w:pPr>
            <w:tabs>
              <w:tab w:val="left" w:pos="1305"/>
            </w:tabs>
            <w:jc w:val="center"/>
          </w:pPr>
        </w:pPrChange>
      </w:pPr>
      <w:ins w:id="838" w:author="Ryan" w:date="2017-03-23T16:05:00Z">
        <w:r>
          <w:t xml:space="preserve">  opacity: 0;</w:t>
        </w:r>
      </w:ins>
    </w:p>
    <w:p w:rsidR="0024259E" w:rsidRDefault="0024259E">
      <w:pPr>
        <w:tabs>
          <w:tab w:val="left" w:pos="1305"/>
        </w:tabs>
        <w:rPr>
          <w:ins w:id="839" w:author="Ryan" w:date="2017-03-23T16:05:00Z"/>
        </w:rPr>
        <w:pPrChange w:id="840" w:author="Ryan" w:date="2017-03-23T16:06:00Z">
          <w:pPr>
            <w:tabs>
              <w:tab w:val="left" w:pos="1305"/>
            </w:tabs>
            <w:jc w:val="center"/>
          </w:pPr>
        </w:pPrChange>
      </w:pPr>
      <w:ins w:id="841" w:author="Ryan" w:date="2017-03-23T16:05:00Z">
        <w:r>
          <w:t xml:space="preserve">  top: 0;</w:t>
        </w:r>
      </w:ins>
    </w:p>
    <w:p w:rsidR="0024259E" w:rsidRDefault="0024259E">
      <w:pPr>
        <w:tabs>
          <w:tab w:val="left" w:pos="1305"/>
        </w:tabs>
        <w:rPr>
          <w:ins w:id="842" w:author="Ryan" w:date="2017-03-23T16:05:00Z"/>
        </w:rPr>
        <w:pPrChange w:id="843" w:author="Ryan" w:date="2017-03-23T16:06:00Z">
          <w:pPr>
            <w:tabs>
              <w:tab w:val="left" w:pos="1305"/>
            </w:tabs>
            <w:jc w:val="center"/>
          </w:pPr>
        </w:pPrChange>
      </w:pPr>
      <w:ins w:id="844" w:author="Ryan" w:date="2017-03-23T16:05:00Z">
        <w:r>
          <w:t xml:space="preserve">  right: -20px;</w:t>
        </w:r>
      </w:ins>
    </w:p>
    <w:p w:rsidR="0024259E" w:rsidRDefault="0024259E">
      <w:pPr>
        <w:tabs>
          <w:tab w:val="left" w:pos="1305"/>
        </w:tabs>
        <w:rPr>
          <w:ins w:id="845" w:author="Ryan" w:date="2017-03-23T16:05:00Z"/>
        </w:rPr>
        <w:pPrChange w:id="846" w:author="Ryan" w:date="2017-03-23T16:06:00Z">
          <w:pPr>
            <w:tabs>
              <w:tab w:val="left" w:pos="1305"/>
            </w:tabs>
            <w:jc w:val="center"/>
          </w:pPr>
        </w:pPrChange>
      </w:pPr>
      <w:ins w:id="847" w:author="Ryan" w:date="2017-03-23T16:05:00Z">
        <w:r>
          <w:t xml:space="preserve">  transition: 0.5s;</w:t>
        </w:r>
      </w:ins>
    </w:p>
    <w:p w:rsidR="0024259E" w:rsidRDefault="0024259E">
      <w:pPr>
        <w:tabs>
          <w:tab w:val="left" w:pos="1305"/>
        </w:tabs>
        <w:rPr>
          <w:ins w:id="848" w:author="Ryan" w:date="2017-03-23T16:05:00Z"/>
        </w:rPr>
        <w:pPrChange w:id="849" w:author="Ryan" w:date="2017-03-23T16:06:00Z">
          <w:pPr>
            <w:tabs>
              <w:tab w:val="left" w:pos="1305"/>
            </w:tabs>
            <w:jc w:val="center"/>
          </w:pPr>
        </w:pPrChange>
      </w:pPr>
      <w:ins w:id="850" w:author="Ryan" w:date="2017-03-23T16:05:00Z">
        <w:r>
          <w:t>}</w:t>
        </w:r>
      </w:ins>
    </w:p>
    <w:p w:rsidR="0024259E" w:rsidRDefault="0024259E">
      <w:pPr>
        <w:tabs>
          <w:tab w:val="left" w:pos="1305"/>
        </w:tabs>
        <w:rPr>
          <w:ins w:id="851" w:author="Ryan" w:date="2017-03-23T16:05:00Z"/>
        </w:rPr>
        <w:pPrChange w:id="852" w:author="Ryan" w:date="2017-03-23T16:06:00Z">
          <w:pPr>
            <w:tabs>
              <w:tab w:val="left" w:pos="1305"/>
            </w:tabs>
            <w:jc w:val="center"/>
          </w:pPr>
        </w:pPrChange>
      </w:pPr>
      <w:ins w:id="853" w:author="Ryan" w:date="2017-03-23T16:05:00Z">
        <w:r>
          <w:t>.dropbtn:hover span {padding-right: 25px;}</w:t>
        </w:r>
      </w:ins>
    </w:p>
    <w:p w:rsidR="0024259E" w:rsidRDefault="0024259E">
      <w:pPr>
        <w:tabs>
          <w:tab w:val="left" w:pos="1305"/>
        </w:tabs>
        <w:rPr>
          <w:ins w:id="854" w:author="Ryan" w:date="2017-03-23T16:05:00Z"/>
        </w:rPr>
        <w:pPrChange w:id="855" w:author="Ryan" w:date="2017-03-23T16:06:00Z">
          <w:pPr>
            <w:tabs>
              <w:tab w:val="left" w:pos="1305"/>
            </w:tabs>
            <w:jc w:val="center"/>
          </w:pPr>
        </w:pPrChange>
      </w:pPr>
      <w:ins w:id="856" w:author="Ryan" w:date="2017-03-23T16:05:00Z">
        <w:r>
          <w:t>.dropbtn:hover span:after {</w:t>
        </w:r>
      </w:ins>
    </w:p>
    <w:p w:rsidR="0024259E" w:rsidRDefault="0024259E">
      <w:pPr>
        <w:tabs>
          <w:tab w:val="left" w:pos="1305"/>
        </w:tabs>
        <w:rPr>
          <w:ins w:id="857" w:author="Ryan" w:date="2017-03-23T16:05:00Z"/>
        </w:rPr>
        <w:pPrChange w:id="858" w:author="Ryan" w:date="2017-03-23T16:06:00Z">
          <w:pPr>
            <w:tabs>
              <w:tab w:val="left" w:pos="1305"/>
            </w:tabs>
            <w:jc w:val="center"/>
          </w:pPr>
        </w:pPrChange>
      </w:pPr>
      <w:ins w:id="859" w:author="Ryan" w:date="2017-03-23T16:05:00Z">
        <w:r>
          <w:t xml:space="preserve">  opacity: 1;</w:t>
        </w:r>
      </w:ins>
    </w:p>
    <w:p w:rsidR="0024259E" w:rsidRDefault="0024259E">
      <w:pPr>
        <w:tabs>
          <w:tab w:val="left" w:pos="1305"/>
        </w:tabs>
        <w:rPr>
          <w:ins w:id="860" w:author="Ryan" w:date="2017-03-23T16:05:00Z"/>
        </w:rPr>
        <w:pPrChange w:id="861" w:author="Ryan" w:date="2017-03-23T16:06:00Z">
          <w:pPr>
            <w:tabs>
              <w:tab w:val="left" w:pos="1305"/>
            </w:tabs>
            <w:jc w:val="center"/>
          </w:pPr>
        </w:pPrChange>
      </w:pPr>
      <w:ins w:id="862" w:author="Ryan" w:date="2017-03-23T16:05:00Z">
        <w:r>
          <w:t xml:space="preserve">  right: 0;</w:t>
        </w:r>
      </w:ins>
    </w:p>
    <w:p w:rsidR="0024259E" w:rsidRDefault="0024259E">
      <w:pPr>
        <w:tabs>
          <w:tab w:val="left" w:pos="1305"/>
        </w:tabs>
        <w:rPr>
          <w:ins w:id="863" w:author="Ryan" w:date="2017-03-23T16:05:00Z"/>
        </w:rPr>
        <w:pPrChange w:id="864" w:author="Ryan" w:date="2017-03-23T16:06:00Z">
          <w:pPr>
            <w:tabs>
              <w:tab w:val="left" w:pos="1305"/>
            </w:tabs>
            <w:jc w:val="center"/>
          </w:pPr>
        </w:pPrChange>
      </w:pPr>
      <w:ins w:id="865" w:author="Ryan" w:date="2017-03-23T16:05:00Z">
        <w:r>
          <w:t>}</w:t>
        </w:r>
      </w:ins>
    </w:p>
    <w:p w:rsidR="0024259E" w:rsidRDefault="0024259E">
      <w:pPr>
        <w:tabs>
          <w:tab w:val="left" w:pos="1305"/>
        </w:tabs>
        <w:rPr>
          <w:ins w:id="866" w:author="Ryan" w:date="2017-03-23T16:05:00Z"/>
        </w:rPr>
        <w:pPrChange w:id="867" w:author="Ryan" w:date="2017-03-23T16:06:00Z">
          <w:pPr>
            <w:tabs>
              <w:tab w:val="left" w:pos="1305"/>
            </w:tabs>
            <w:jc w:val="center"/>
          </w:pPr>
        </w:pPrChange>
      </w:pPr>
      <w:ins w:id="868" w:author="Ryan" w:date="2017-03-23T16:05:00Z">
        <w:r>
          <w:t>nav a {</w:t>
        </w:r>
      </w:ins>
    </w:p>
    <w:p w:rsidR="0024259E" w:rsidRDefault="0024259E">
      <w:pPr>
        <w:tabs>
          <w:tab w:val="left" w:pos="1305"/>
        </w:tabs>
        <w:rPr>
          <w:ins w:id="869" w:author="Ryan" w:date="2017-03-23T16:05:00Z"/>
        </w:rPr>
        <w:pPrChange w:id="870" w:author="Ryan" w:date="2017-03-23T16:06:00Z">
          <w:pPr>
            <w:tabs>
              <w:tab w:val="left" w:pos="1305"/>
            </w:tabs>
            <w:jc w:val="center"/>
          </w:pPr>
        </w:pPrChange>
      </w:pPr>
      <w:ins w:id="871" w:author="Ryan" w:date="2017-03-23T16:05:00Z">
        <w:r>
          <w:tab/>
          <w:t>text-decoration:none;</w:t>
        </w:r>
      </w:ins>
    </w:p>
    <w:p w:rsidR="0024259E" w:rsidRDefault="0024259E">
      <w:pPr>
        <w:tabs>
          <w:tab w:val="left" w:pos="1305"/>
        </w:tabs>
        <w:rPr>
          <w:ins w:id="872" w:author="Ryan" w:date="2017-03-23T16:05:00Z"/>
        </w:rPr>
        <w:pPrChange w:id="873" w:author="Ryan" w:date="2017-03-23T16:06:00Z">
          <w:pPr>
            <w:tabs>
              <w:tab w:val="left" w:pos="1305"/>
            </w:tabs>
            <w:jc w:val="center"/>
          </w:pPr>
        </w:pPrChange>
      </w:pPr>
      <w:ins w:id="874" w:author="Ryan" w:date="2017-03-23T16:05:00Z">
        <w:r>
          <w:tab/>
          <w:t>color:white;</w:t>
        </w:r>
      </w:ins>
    </w:p>
    <w:p w:rsidR="0024259E" w:rsidRDefault="0024259E">
      <w:pPr>
        <w:tabs>
          <w:tab w:val="left" w:pos="1305"/>
        </w:tabs>
        <w:rPr>
          <w:ins w:id="875" w:author="Ryan" w:date="2017-03-23T16:05:00Z"/>
        </w:rPr>
        <w:pPrChange w:id="876" w:author="Ryan" w:date="2017-03-23T16:06:00Z">
          <w:pPr>
            <w:tabs>
              <w:tab w:val="left" w:pos="1305"/>
            </w:tabs>
            <w:jc w:val="center"/>
          </w:pPr>
        </w:pPrChange>
      </w:pPr>
      <w:ins w:id="877" w:author="Ryan" w:date="2017-03-23T16:05:00Z">
        <w:r>
          <w:tab/>
          <w:t>font-family:Impact, Charcoal, sans-serif;</w:t>
        </w:r>
      </w:ins>
    </w:p>
    <w:p w:rsidR="0024259E" w:rsidRDefault="0024259E">
      <w:pPr>
        <w:tabs>
          <w:tab w:val="left" w:pos="1305"/>
        </w:tabs>
        <w:rPr>
          <w:ins w:id="878" w:author="Ryan" w:date="2017-03-23T16:05:00Z"/>
        </w:rPr>
        <w:pPrChange w:id="879" w:author="Ryan" w:date="2017-03-23T16:06:00Z">
          <w:pPr>
            <w:tabs>
              <w:tab w:val="left" w:pos="1305"/>
            </w:tabs>
            <w:jc w:val="center"/>
          </w:pPr>
        </w:pPrChange>
      </w:pPr>
      <w:ins w:id="880" w:author="Ryan" w:date="2017-03-23T16:05:00Z">
        <w:r>
          <w:tab/>
          <w:t>display:inline-block</w:t>
        </w:r>
      </w:ins>
    </w:p>
    <w:p w:rsidR="0024259E" w:rsidRDefault="0024259E">
      <w:pPr>
        <w:tabs>
          <w:tab w:val="left" w:pos="1305"/>
        </w:tabs>
        <w:rPr>
          <w:ins w:id="881" w:author="Ryan" w:date="2017-03-23T16:05:00Z"/>
        </w:rPr>
        <w:pPrChange w:id="882" w:author="Ryan" w:date="2017-03-23T16:06:00Z">
          <w:pPr>
            <w:tabs>
              <w:tab w:val="left" w:pos="1305"/>
            </w:tabs>
            <w:jc w:val="center"/>
          </w:pPr>
        </w:pPrChange>
      </w:pPr>
      <w:ins w:id="883" w:author="Ryan" w:date="2017-03-23T16:05:00Z">
        <w:r>
          <w:t>}</w:t>
        </w:r>
      </w:ins>
    </w:p>
    <w:p w:rsidR="0024259E" w:rsidRDefault="0024259E">
      <w:pPr>
        <w:tabs>
          <w:tab w:val="left" w:pos="1305"/>
        </w:tabs>
        <w:rPr>
          <w:ins w:id="884" w:author="Ryan" w:date="2017-03-23T16:05:00Z"/>
        </w:rPr>
        <w:pPrChange w:id="885" w:author="Ryan" w:date="2017-03-23T16:06:00Z">
          <w:pPr>
            <w:tabs>
              <w:tab w:val="left" w:pos="1305"/>
            </w:tabs>
            <w:jc w:val="center"/>
          </w:pPr>
        </w:pPrChange>
      </w:pPr>
      <w:ins w:id="886" w:author="Ryan" w:date="2017-03-23T16:05:00Z">
        <w:r>
          <w:t>nav strong {</w:t>
        </w:r>
      </w:ins>
    </w:p>
    <w:p w:rsidR="0024259E" w:rsidRDefault="0024259E">
      <w:pPr>
        <w:tabs>
          <w:tab w:val="left" w:pos="1305"/>
        </w:tabs>
        <w:rPr>
          <w:ins w:id="887" w:author="Ryan" w:date="2017-03-23T16:05:00Z"/>
        </w:rPr>
        <w:pPrChange w:id="888" w:author="Ryan" w:date="2017-03-23T16:06:00Z">
          <w:pPr>
            <w:tabs>
              <w:tab w:val="left" w:pos="1305"/>
            </w:tabs>
            <w:jc w:val="center"/>
          </w:pPr>
        </w:pPrChange>
      </w:pPr>
      <w:ins w:id="889" w:author="Ryan" w:date="2017-03-23T16:05:00Z">
        <w:r>
          <w:tab/>
          <w:t>color:white;</w:t>
        </w:r>
      </w:ins>
    </w:p>
    <w:p w:rsidR="0024259E" w:rsidRDefault="0024259E">
      <w:pPr>
        <w:tabs>
          <w:tab w:val="left" w:pos="1305"/>
        </w:tabs>
        <w:rPr>
          <w:ins w:id="890" w:author="Ryan" w:date="2017-03-23T16:05:00Z"/>
        </w:rPr>
        <w:pPrChange w:id="891" w:author="Ryan" w:date="2017-03-23T16:06:00Z">
          <w:pPr>
            <w:tabs>
              <w:tab w:val="left" w:pos="1305"/>
            </w:tabs>
            <w:jc w:val="center"/>
          </w:pPr>
        </w:pPrChange>
      </w:pPr>
      <w:ins w:id="892" w:author="Ryan" w:date="2017-03-23T16:05:00Z">
        <w:r>
          <w:lastRenderedPageBreak/>
          <w:tab/>
          <w:t>font-family:Impact, Charcoal, sans-serif;</w:t>
        </w:r>
      </w:ins>
    </w:p>
    <w:p w:rsidR="0024259E" w:rsidRDefault="0024259E">
      <w:pPr>
        <w:tabs>
          <w:tab w:val="left" w:pos="1305"/>
        </w:tabs>
        <w:rPr>
          <w:ins w:id="893" w:author="Ryan" w:date="2017-03-23T16:05:00Z"/>
        </w:rPr>
        <w:pPrChange w:id="894" w:author="Ryan" w:date="2017-03-23T16:06:00Z">
          <w:pPr>
            <w:tabs>
              <w:tab w:val="left" w:pos="1305"/>
            </w:tabs>
            <w:jc w:val="center"/>
          </w:pPr>
        </w:pPrChange>
      </w:pPr>
      <w:ins w:id="895" w:author="Ryan" w:date="2017-03-23T16:05:00Z">
        <w:r>
          <w:tab/>
          <w:t>padding-left:5px;</w:t>
        </w:r>
      </w:ins>
    </w:p>
    <w:p w:rsidR="0024259E" w:rsidRDefault="0024259E">
      <w:pPr>
        <w:tabs>
          <w:tab w:val="left" w:pos="1305"/>
        </w:tabs>
        <w:rPr>
          <w:ins w:id="896" w:author="Ryan" w:date="2017-03-23T16:05:00Z"/>
        </w:rPr>
        <w:pPrChange w:id="897" w:author="Ryan" w:date="2017-03-23T16:06:00Z">
          <w:pPr>
            <w:tabs>
              <w:tab w:val="left" w:pos="1305"/>
            </w:tabs>
            <w:jc w:val="center"/>
          </w:pPr>
        </w:pPrChange>
      </w:pPr>
      <w:ins w:id="898" w:author="Ryan" w:date="2017-03-23T16:05:00Z">
        <w:r>
          <w:tab/>
          <w:t>font-weight:bold;</w:t>
        </w:r>
      </w:ins>
    </w:p>
    <w:p w:rsidR="0024259E" w:rsidRDefault="0024259E">
      <w:pPr>
        <w:tabs>
          <w:tab w:val="left" w:pos="1305"/>
        </w:tabs>
        <w:rPr>
          <w:ins w:id="899" w:author="Ryan" w:date="2017-03-23T16:05:00Z"/>
        </w:rPr>
        <w:pPrChange w:id="900" w:author="Ryan" w:date="2017-03-23T16:06:00Z">
          <w:pPr>
            <w:tabs>
              <w:tab w:val="left" w:pos="1305"/>
            </w:tabs>
            <w:jc w:val="center"/>
          </w:pPr>
        </w:pPrChange>
      </w:pPr>
      <w:ins w:id="901" w:author="Ryan" w:date="2017-03-23T16:05:00Z">
        <w:r>
          <w:tab/>
          <w:t>font-size:20px</w:t>
        </w:r>
      </w:ins>
    </w:p>
    <w:p w:rsidR="0024259E" w:rsidRDefault="0024259E">
      <w:pPr>
        <w:tabs>
          <w:tab w:val="left" w:pos="1305"/>
        </w:tabs>
        <w:rPr>
          <w:ins w:id="902" w:author="Ryan" w:date="2017-03-23T16:05:00Z"/>
        </w:rPr>
        <w:pPrChange w:id="903" w:author="Ryan" w:date="2017-03-23T16:06:00Z">
          <w:pPr>
            <w:tabs>
              <w:tab w:val="left" w:pos="1305"/>
            </w:tabs>
            <w:jc w:val="center"/>
          </w:pPr>
        </w:pPrChange>
      </w:pPr>
      <w:ins w:id="904" w:author="Ryan" w:date="2017-03-23T16:05:00Z">
        <w:r>
          <w:t xml:space="preserve">} </w:t>
        </w:r>
      </w:ins>
    </w:p>
    <w:p w:rsidR="0024259E" w:rsidRDefault="0024259E">
      <w:pPr>
        <w:tabs>
          <w:tab w:val="left" w:pos="1305"/>
        </w:tabs>
        <w:rPr>
          <w:ins w:id="905" w:author="Ryan" w:date="2017-03-23T16:05:00Z"/>
        </w:rPr>
        <w:pPrChange w:id="906" w:author="Ryan" w:date="2017-03-23T16:06:00Z">
          <w:pPr>
            <w:tabs>
              <w:tab w:val="left" w:pos="1305"/>
            </w:tabs>
            <w:jc w:val="center"/>
          </w:pPr>
        </w:pPrChange>
      </w:pPr>
      <w:ins w:id="907" w:author="Ryan" w:date="2017-03-23T16:05:00Z">
        <w:r>
          <w:t>#nav_sign {</w:t>
        </w:r>
      </w:ins>
    </w:p>
    <w:p w:rsidR="0024259E" w:rsidRDefault="0024259E">
      <w:pPr>
        <w:tabs>
          <w:tab w:val="left" w:pos="1305"/>
        </w:tabs>
        <w:rPr>
          <w:ins w:id="908" w:author="Ryan" w:date="2017-03-23T16:05:00Z"/>
        </w:rPr>
        <w:pPrChange w:id="909" w:author="Ryan" w:date="2017-03-23T16:06:00Z">
          <w:pPr>
            <w:tabs>
              <w:tab w:val="left" w:pos="1305"/>
            </w:tabs>
            <w:jc w:val="center"/>
          </w:pPr>
        </w:pPrChange>
      </w:pPr>
      <w:ins w:id="910" w:author="Ryan" w:date="2017-03-23T16:05:00Z">
        <w:r>
          <w:tab/>
          <w:t>text-align:right;</w:t>
        </w:r>
      </w:ins>
    </w:p>
    <w:p w:rsidR="0024259E" w:rsidRDefault="0024259E">
      <w:pPr>
        <w:tabs>
          <w:tab w:val="left" w:pos="1305"/>
        </w:tabs>
        <w:rPr>
          <w:ins w:id="911" w:author="Ryan" w:date="2017-03-23T16:05:00Z"/>
        </w:rPr>
        <w:pPrChange w:id="912" w:author="Ryan" w:date="2017-03-23T16:06:00Z">
          <w:pPr>
            <w:tabs>
              <w:tab w:val="left" w:pos="1305"/>
            </w:tabs>
            <w:jc w:val="center"/>
          </w:pPr>
        </w:pPrChange>
      </w:pPr>
      <w:ins w:id="913" w:author="Ryan" w:date="2017-03-23T16:05:00Z">
        <w:r>
          <w:tab/>
          <w:t>float:right;</w:t>
        </w:r>
      </w:ins>
    </w:p>
    <w:p w:rsidR="0024259E" w:rsidRDefault="0024259E">
      <w:pPr>
        <w:tabs>
          <w:tab w:val="left" w:pos="1305"/>
        </w:tabs>
        <w:rPr>
          <w:ins w:id="914" w:author="Ryan" w:date="2017-03-23T16:05:00Z"/>
        </w:rPr>
        <w:pPrChange w:id="915" w:author="Ryan" w:date="2017-03-23T16:06:00Z">
          <w:pPr>
            <w:tabs>
              <w:tab w:val="left" w:pos="1305"/>
            </w:tabs>
            <w:jc w:val="center"/>
          </w:pPr>
        </w:pPrChange>
      </w:pPr>
      <w:ins w:id="916" w:author="Ryan" w:date="2017-03-23T16:05:00Z">
        <w:r>
          <w:t>}</w:t>
        </w:r>
      </w:ins>
    </w:p>
    <w:p w:rsidR="0024259E" w:rsidRDefault="0024259E">
      <w:pPr>
        <w:tabs>
          <w:tab w:val="left" w:pos="1305"/>
        </w:tabs>
        <w:rPr>
          <w:ins w:id="917" w:author="Ryan" w:date="2017-03-23T16:05:00Z"/>
        </w:rPr>
        <w:pPrChange w:id="918" w:author="Ryan" w:date="2017-03-23T16:06:00Z">
          <w:pPr>
            <w:tabs>
              <w:tab w:val="left" w:pos="1305"/>
            </w:tabs>
            <w:jc w:val="center"/>
          </w:pPr>
        </w:pPrChange>
      </w:pPr>
      <w:ins w:id="919" w:author="Ryan" w:date="2017-03-23T16:05:00Z">
        <w:r>
          <w:t>.button1 {</w:t>
        </w:r>
      </w:ins>
    </w:p>
    <w:p w:rsidR="0024259E" w:rsidRDefault="0024259E">
      <w:pPr>
        <w:tabs>
          <w:tab w:val="left" w:pos="1305"/>
        </w:tabs>
        <w:rPr>
          <w:ins w:id="920" w:author="Ryan" w:date="2017-03-23T16:05:00Z"/>
        </w:rPr>
        <w:pPrChange w:id="921" w:author="Ryan" w:date="2017-03-23T16:06:00Z">
          <w:pPr>
            <w:tabs>
              <w:tab w:val="left" w:pos="1305"/>
            </w:tabs>
            <w:jc w:val="center"/>
          </w:pPr>
        </w:pPrChange>
      </w:pPr>
      <w:ins w:id="922" w:author="Ryan" w:date="2017-03-23T16:05:00Z">
        <w:r>
          <w:tab/>
          <w:t>padding:10px 30px 10px 30px;</w:t>
        </w:r>
      </w:ins>
    </w:p>
    <w:p w:rsidR="0024259E" w:rsidRDefault="0024259E">
      <w:pPr>
        <w:tabs>
          <w:tab w:val="left" w:pos="1305"/>
        </w:tabs>
        <w:rPr>
          <w:ins w:id="923" w:author="Ryan" w:date="2017-03-23T16:05:00Z"/>
        </w:rPr>
        <w:pPrChange w:id="924" w:author="Ryan" w:date="2017-03-23T16:06:00Z">
          <w:pPr>
            <w:tabs>
              <w:tab w:val="left" w:pos="1305"/>
            </w:tabs>
            <w:jc w:val="center"/>
          </w:pPr>
        </w:pPrChange>
      </w:pPr>
      <w:ins w:id="925" w:author="Ryan" w:date="2017-03-23T16:05:00Z">
        <w:r>
          <w:tab/>
          <w:t>font-size:16px;</w:t>
        </w:r>
      </w:ins>
    </w:p>
    <w:p w:rsidR="0024259E" w:rsidRDefault="0024259E">
      <w:pPr>
        <w:tabs>
          <w:tab w:val="left" w:pos="1305"/>
        </w:tabs>
        <w:rPr>
          <w:ins w:id="926" w:author="Ryan" w:date="2017-03-23T16:05:00Z"/>
        </w:rPr>
        <w:pPrChange w:id="927" w:author="Ryan" w:date="2017-03-23T16:06:00Z">
          <w:pPr>
            <w:tabs>
              <w:tab w:val="left" w:pos="1305"/>
            </w:tabs>
            <w:jc w:val="center"/>
          </w:pPr>
        </w:pPrChange>
      </w:pPr>
      <w:ins w:id="928" w:author="Ryan" w:date="2017-03-23T16:05:00Z">
        <w:r>
          <w:tab/>
          <w:t>background-color:black;</w:t>
        </w:r>
      </w:ins>
    </w:p>
    <w:p w:rsidR="0024259E" w:rsidRDefault="0024259E">
      <w:pPr>
        <w:tabs>
          <w:tab w:val="left" w:pos="1305"/>
        </w:tabs>
        <w:rPr>
          <w:ins w:id="929" w:author="Ryan" w:date="2017-03-23T16:05:00Z"/>
        </w:rPr>
        <w:pPrChange w:id="930" w:author="Ryan" w:date="2017-03-23T16:06:00Z">
          <w:pPr>
            <w:tabs>
              <w:tab w:val="left" w:pos="1305"/>
            </w:tabs>
            <w:jc w:val="center"/>
          </w:pPr>
        </w:pPrChange>
      </w:pPr>
      <w:ins w:id="931" w:author="Ryan" w:date="2017-03-23T16:05:00Z">
        <w:r>
          <w:tab/>
          <w:t>border:none;</w:t>
        </w:r>
      </w:ins>
    </w:p>
    <w:p w:rsidR="0024259E" w:rsidRDefault="0024259E">
      <w:pPr>
        <w:tabs>
          <w:tab w:val="left" w:pos="1305"/>
        </w:tabs>
        <w:rPr>
          <w:ins w:id="932" w:author="Ryan" w:date="2017-03-23T16:05:00Z"/>
        </w:rPr>
        <w:pPrChange w:id="933" w:author="Ryan" w:date="2017-03-23T16:06:00Z">
          <w:pPr>
            <w:tabs>
              <w:tab w:val="left" w:pos="1305"/>
            </w:tabs>
            <w:jc w:val="center"/>
          </w:pPr>
        </w:pPrChange>
      </w:pPr>
      <w:ins w:id="934" w:author="Ryan" w:date="2017-03-23T16:05:00Z">
        <w:r>
          <w:tab/>
          <w:t>text-decoration:none;</w:t>
        </w:r>
      </w:ins>
    </w:p>
    <w:p w:rsidR="0024259E" w:rsidRDefault="0024259E">
      <w:pPr>
        <w:tabs>
          <w:tab w:val="left" w:pos="1305"/>
        </w:tabs>
        <w:rPr>
          <w:ins w:id="935" w:author="Ryan" w:date="2017-03-23T16:05:00Z"/>
        </w:rPr>
        <w:pPrChange w:id="936" w:author="Ryan" w:date="2017-03-23T16:06:00Z">
          <w:pPr>
            <w:tabs>
              <w:tab w:val="left" w:pos="1305"/>
            </w:tabs>
            <w:jc w:val="center"/>
          </w:pPr>
        </w:pPrChange>
      </w:pPr>
      <w:ins w:id="937" w:author="Ryan" w:date="2017-03-23T16:05:00Z">
        <w:r>
          <w:tab/>
          <w:t>color:white;</w:t>
        </w:r>
      </w:ins>
    </w:p>
    <w:p w:rsidR="0024259E" w:rsidRDefault="0024259E">
      <w:pPr>
        <w:tabs>
          <w:tab w:val="left" w:pos="1305"/>
        </w:tabs>
        <w:rPr>
          <w:ins w:id="938" w:author="Ryan" w:date="2017-03-23T16:05:00Z"/>
        </w:rPr>
        <w:pPrChange w:id="939" w:author="Ryan" w:date="2017-03-23T16:06:00Z">
          <w:pPr>
            <w:tabs>
              <w:tab w:val="left" w:pos="1305"/>
            </w:tabs>
            <w:jc w:val="center"/>
          </w:pPr>
        </w:pPrChange>
      </w:pPr>
      <w:ins w:id="940" w:author="Ryan" w:date="2017-03-23T16:05:00Z">
        <w:r>
          <w:tab/>
          <w:t>transition: all 0.5s;</w:t>
        </w:r>
      </w:ins>
    </w:p>
    <w:p w:rsidR="0024259E" w:rsidRDefault="0024259E">
      <w:pPr>
        <w:tabs>
          <w:tab w:val="left" w:pos="1305"/>
        </w:tabs>
        <w:rPr>
          <w:ins w:id="941" w:author="Ryan" w:date="2017-03-23T16:05:00Z"/>
        </w:rPr>
        <w:pPrChange w:id="942" w:author="Ryan" w:date="2017-03-23T16:06:00Z">
          <w:pPr>
            <w:tabs>
              <w:tab w:val="left" w:pos="1305"/>
            </w:tabs>
            <w:jc w:val="center"/>
          </w:pPr>
        </w:pPrChange>
      </w:pPr>
      <w:ins w:id="943" w:author="Ryan" w:date="2017-03-23T16:05:00Z">
        <w:r>
          <w:tab/>
          <w:t>cursor: pointer;</w:t>
        </w:r>
      </w:ins>
    </w:p>
    <w:p w:rsidR="0024259E" w:rsidRDefault="0024259E">
      <w:pPr>
        <w:tabs>
          <w:tab w:val="left" w:pos="1305"/>
        </w:tabs>
        <w:rPr>
          <w:ins w:id="944" w:author="Ryan" w:date="2017-03-23T16:05:00Z"/>
        </w:rPr>
        <w:pPrChange w:id="945" w:author="Ryan" w:date="2017-03-23T16:06:00Z">
          <w:pPr>
            <w:tabs>
              <w:tab w:val="left" w:pos="1305"/>
            </w:tabs>
            <w:jc w:val="center"/>
          </w:pPr>
        </w:pPrChange>
      </w:pPr>
      <w:ins w:id="946" w:author="Ryan" w:date="2017-03-23T16:05:00Z">
        <w:r>
          <w:tab/>
          <w:t>margin: 5px;</w:t>
        </w:r>
      </w:ins>
    </w:p>
    <w:p w:rsidR="0024259E" w:rsidRDefault="0024259E">
      <w:pPr>
        <w:tabs>
          <w:tab w:val="left" w:pos="1305"/>
        </w:tabs>
        <w:rPr>
          <w:ins w:id="947" w:author="Ryan" w:date="2017-03-23T16:05:00Z"/>
        </w:rPr>
        <w:pPrChange w:id="948" w:author="Ryan" w:date="2017-03-23T16:06:00Z">
          <w:pPr>
            <w:tabs>
              <w:tab w:val="left" w:pos="1305"/>
            </w:tabs>
            <w:jc w:val="center"/>
          </w:pPr>
        </w:pPrChange>
      </w:pPr>
      <w:ins w:id="949" w:author="Ryan" w:date="2017-03-23T16:05:00Z">
        <w:r>
          <w:t>}</w:t>
        </w:r>
      </w:ins>
    </w:p>
    <w:p w:rsidR="0024259E" w:rsidRDefault="0024259E">
      <w:pPr>
        <w:tabs>
          <w:tab w:val="left" w:pos="1305"/>
        </w:tabs>
        <w:rPr>
          <w:ins w:id="950" w:author="Ryan" w:date="2017-03-23T16:05:00Z"/>
        </w:rPr>
        <w:pPrChange w:id="951" w:author="Ryan" w:date="2017-03-23T16:06:00Z">
          <w:pPr>
            <w:tabs>
              <w:tab w:val="left" w:pos="1305"/>
            </w:tabs>
            <w:jc w:val="center"/>
          </w:pPr>
        </w:pPrChange>
      </w:pPr>
      <w:ins w:id="952" w:author="Ryan" w:date="2017-03-23T16:05:00Z">
        <w:r>
          <w:t>.button1 span {</w:t>
        </w:r>
      </w:ins>
    </w:p>
    <w:p w:rsidR="0024259E" w:rsidRDefault="0024259E">
      <w:pPr>
        <w:tabs>
          <w:tab w:val="left" w:pos="1305"/>
        </w:tabs>
        <w:rPr>
          <w:ins w:id="953" w:author="Ryan" w:date="2017-03-23T16:05:00Z"/>
        </w:rPr>
        <w:pPrChange w:id="954" w:author="Ryan" w:date="2017-03-23T16:06:00Z">
          <w:pPr>
            <w:tabs>
              <w:tab w:val="left" w:pos="1305"/>
            </w:tabs>
            <w:jc w:val="center"/>
          </w:pPr>
        </w:pPrChange>
      </w:pPr>
      <w:ins w:id="955" w:author="Ryan" w:date="2017-03-23T16:05:00Z">
        <w:r>
          <w:t xml:space="preserve">  cursor: pointer;</w:t>
        </w:r>
      </w:ins>
    </w:p>
    <w:p w:rsidR="0024259E" w:rsidRDefault="0024259E">
      <w:pPr>
        <w:tabs>
          <w:tab w:val="left" w:pos="1305"/>
        </w:tabs>
        <w:rPr>
          <w:ins w:id="956" w:author="Ryan" w:date="2017-03-23T16:05:00Z"/>
        </w:rPr>
        <w:pPrChange w:id="957" w:author="Ryan" w:date="2017-03-23T16:06:00Z">
          <w:pPr>
            <w:tabs>
              <w:tab w:val="left" w:pos="1305"/>
            </w:tabs>
            <w:jc w:val="center"/>
          </w:pPr>
        </w:pPrChange>
      </w:pPr>
      <w:ins w:id="958" w:author="Ryan" w:date="2017-03-23T16:05:00Z">
        <w:r>
          <w:t xml:space="preserve">  display: inline-block;</w:t>
        </w:r>
      </w:ins>
    </w:p>
    <w:p w:rsidR="0024259E" w:rsidRDefault="0024259E">
      <w:pPr>
        <w:tabs>
          <w:tab w:val="left" w:pos="1305"/>
        </w:tabs>
        <w:rPr>
          <w:ins w:id="959" w:author="Ryan" w:date="2017-03-23T16:05:00Z"/>
        </w:rPr>
        <w:pPrChange w:id="960" w:author="Ryan" w:date="2017-03-23T16:06:00Z">
          <w:pPr>
            <w:tabs>
              <w:tab w:val="left" w:pos="1305"/>
            </w:tabs>
            <w:jc w:val="center"/>
          </w:pPr>
        </w:pPrChange>
      </w:pPr>
      <w:ins w:id="961" w:author="Ryan" w:date="2017-03-23T16:05:00Z">
        <w:r>
          <w:t xml:space="preserve">  position: relative;</w:t>
        </w:r>
      </w:ins>
    </w:p>
    <w:p w:rsidR="0024259E" w:rsidRDefault="0024259E">
      <w:pPr>
        <w:tabs>
          <w:tab w:val="left" w:pos="1305"/>
        </w:tabs>
        <w:rPr>
          <w:ins w:id="962" w:author="Ryan" w:date="2017-03-23T16:05:00Z"/>
        </w:rPr>
        <w:pPrChange w:id="963" w:author="Ryan" w:date="2017-03-23T16:06:00Z">
          <w:pPr>
            <w:tabs>
              <w:tab w:val="left" w:pos="1305"/>
            </w:tabs>
            <w:jc w:val="center"/>
          </w:pPr>
        </w:pPrChange>
      </w:pPr>
      <w:ins w:id="964" w:author="Ryan" w:date="2017-03-23T16:05:00Z">
        <w:r>
          <w:t xml:space="preserve">  transition: 0.5s;</w:t>
        </w:r>
      </w:ins>
    </w:p>
    <w:p w:rsidR="0024259E" w:rsidRDefault="0024259E">
      <w:pPr>
        <w:tabs>
          <w:tab w:val="left" w:pos="1305"/>
        </w:tabs>
        <w:rPr>
          <w:ins w:id="965" w:author="Ryan" w:date="2017-03-23T16:05:00Z"/>
        </w:rPr>
        <w:pPrChange w:id="966" w:author="Ryan" w:date="2017-03-23T16:06:00Z">
          <w:pPr>
            <w:tabs>
              <w:tab w:val="left" w:pos="1305"/>
            </w:tabs>
            <w:jc w:val="center"/>
          </w:pPr>
        </w:pPrChange>
      </w:pPr>
      <w:ins w:id="967" w:author="Ryan" w:date="2017-03-23T16:05:00Z">
        <w:r>
          <w:t xml:space="preserve">  margin:0.3em;</w:t>
        </w:r>
      </w:ins>
    </w:p>
    <w:p w:rsidR="0024259E" w:rsidRDefault="0024259E">
      <w:pPr>
        <w:tabs>
          <w:tab w:val="left" w:pos="1305"/>
        </w:tabs>
        <w:rPr>
          <w:ins w:id="968" w:author="Ryan" w:date="2017-03-23T16:05:00Z"/>
        </w:rPr>
        <w:pPrChange w:id="969" w:author="Ryan" w:date="2017-03-23T16:06:00Z">
          <w:pPr>
            <w:tabs>
              <w:tab w:val="left" w:pos="1305"/>
            </w:tabs>
            <w:jc w:val="center"/>
          </w:pPr>
        </w:pPrChange>
      </w:pPr>
      <w:ins w:id="970" w:author="Ryan" w:date="2017-03-23T16:05:00Z">
        <w:r>
          <w:t>}</w:t>
        </w:r>
      </w:ins>
    </w:p>
    <w:p w:rsidR="0024259E" w:rsidRDefault="0024259E">
      <w:pPr>
        <w:tabs>
          <w:tab w:val="left" w:pos="1305"/>
        </w:tabs>
        <w:rPr>
          <w:ins w:id="971" w:author="Ryan" w:date="2017-03-23T16:05:00Z"/>
        </w:rPr>
        <w:pPrChange w:id="972" w:author="Ryan" w:date="2017-03-23T16:06:00Z">
          <w:pPr>
            <w:tabs>
              <w:tab w:val="left" w:pos="1305"/>
            </w:tabs>
            <w:jc w:val="center"/>
          </w:pPr>
        </w:pPrChange>
      </w:pPr>
      <w:ins w:id="973" w:author="Ryan" w:date="2017-03-23T16:05:00Z">
        <w:r>
          <w:t>.button1 span:after {</w:t>
        </w:r>
      </w:ins>
    </w:p>
    <w:p w:rsidR="0024259E" w:rsidRDefault="0024259E">
      <w:pPr>
        <w:tabs>
          <w:tab w:val="left" w:pos="1305"/>
        </w:tabs>
        <w:rPr>
          <w:ins w:id="974" w:author="Ryan" w:date="2017-03-23T16:05:00Z"/>
        </w:rPr>
        <w:pPrChange w:id="975" w:author="Ryan" w:date="2017-03-23T16:06:00Z">
          <w:pPr>
            <w:tabs>
              <w:tab w:val="left" w:pos="1305"/>
            </w:tabs>
            <w:jc w:val="center"/>
          </w:pPr>
        </w:pPrChange>
      </w:pPr>
      <w:ins w:id="976" w:author="Ryan" w:date="2017-03-23T16:05:00Z">
        <w:r>
          <w:t xml:space="preserve">  content: '\00bb';</w:t>
        </w:r>
      </w:ins>
    </w:p>
    <w:p w:rsidR="0024259E" w:rsidRDefault="0024259E">
      <w:pPr>
        <w:tabs>
          <w:tab w:val="left" w:pos="1305"/>
        </w:tabs>
        <w:rPr>
          <w:ins w:id="977" w:author="Ryan" w:date="2017-03-23T16:05:00Z"/>
        </w:rPr>
        <w:pPrChange w:id="978" w:author="Ryan" w:date="2017-03-23T16:06:00Z">
          <w:pPr>
            <w:tabs>
              <w:tab w:val="left" w:pos="1305"/>
            </w:tabs>
            <w:jc w:val="center"/>
          </w:pPr>
        </w:pPrChange>
      </w:pPr>
      <w:ins w:id="979" w:author="Ryan" w:date="2017-03-23T16:05:00Z">
        <w:r>
          <w:lastRenderedPageBreak/>
          <w:t xml:space="preserve">  position: absolute;</w:t>
        </w:r>
      </w:ins>
    </w:p>
    <w:p w:rsidR="0024259E" w:rsidRDefault="0024259E">
      <w:pPr>
        <w:tabs>
          <w:tab w:val="left" w:pos="1305"/>
        </w:tabs>
        <w:rPr>
          <w:ins w:id="980" w:author="Ryan" w:date="2017-03-23T16:05:00Z"/>
        </w:rPr>
        <w:pPrChange w:id="981" w:author="Ryan" w:date="2017-03-23T16:06:00Z">
          <w:pPr>
            <w:tabs>
              <w:tab w:val="left" w:pos="1305"/>
            </w:tabs>
            <w:jc w:val="center"/>
          </w:pPr>
        </w:pPrChange>
      </w:pPr>
      <w:ins w:id="982" w:author="Ryan" w:date="2017-03-23T16:05:00Z">
        <w:r>
          <w:t xml:space="preserve">  opacity: 0;</w:t>
        </w:r>
      </w:ins>
    </w:p>
    <w:p w:rsidR="0024259E" w:rsidRDefault="0024259E">
      <w:pPr>
        <w:tabs>
          <w:tab w:val="left" w:pos="1305"/>
        </w:tabs>
        <w:rPr>
          <w:ins w:id="983" w:author="Ryan" w:date="2017-03-23T16:05:00Z"/>
        </w:rPr>
        <w:pPrChange w:id="984" w:author="Ryan" w:date="2017-03-23T16:06:00Z">
          <w:pPr>
            <w:tabs>
              <w:tab w:val="left" w:pos="1305"/>
            </w:tabs>
            <w:jc w:val="center"/>
          </w:pPr>
        </w:pPrChange>
      </w:pPr>
      <w:ins w:id="985" w:author="Ryan" w:date="2017-03-23T16:05:00Z">
        <w:r>
          <w:t xml:space="preserve">  top: 0;</w:t>
        </w:r>
      </w:ins>
    </w:p>
    <w:p w:rsidR="0024259E" w:rsidRDefault="0024259E">
      <w:pPr>
        <w:tabs>
          <w:tab w:val="left" w:pos="1305"/>
        </w:tabs>
        <w:rPr>
          <w:ins w:id="986" w:author="Ryan" w:date="2017-03-23T16:05:00Z"/>
        </w:rPr>
        <w:pPrChange w:id="987" w:author="Ryan" w:date="2017-03-23T16:06:00Z">
          <w:pPr>
            <w:tabs>
              <w:tab w:val="left" w:pos="1305"/>
            </w:tabs>
            <w:jc w:val="center"/>
          </w:pPr>
        </w:pPrChange>
      </w:pPr>
      <w:ins w:id="988" w:author="Ryan" w:date="2017-03-23T16:05:00Z">
        <w:r>
          <w:t xml:space="preserve">  right: -20px;</w:t>
        </w:r>
      </w:ins>
    </w:p>
    <w:p w:rsidR="0024259E" w:rsidRDefault="0024259E">
      <w:pPr>
        <w:tabs>
          <w:tab w:val="left" w:pos="1305"/>
        </w:tabs>
        <w:rPr>
          <w:ins w:id="989" w:author="Ryan" w:date="2017-03-23T16:05:00Z"/>
        </w:rPr>
        <w:pPrChange w:id="990" w:author="Ryan" w:date="2017-03-23T16:06:00Z">
          <w:pPr>
            <w:tabs>
              <w:tab w:val="left" w:pos="1305"/>
            </w:tabs>
            <w:jc w:val="center"/>
          </w:pPr>
        </w:pPrChange>
      </w:pPr>
      <w:ins w:id="991" w:author="Ryan" w:date="2017-03-23T16:05:00Z">
        <w:r>
          <w:t xml:space="preserve">  transition: 0.5s;</w:t>
        </w:r>
      </w:ins>
    </w:p>
    <w:p w:rsidR="0024259E" w:rsidRDefault="0024259E">
      <w:pPr>
        <w:tabs>
          <w:tab w:val="left" w:pos="1305"/>
        </w:tabs>
        <w:rPr>
          <w:ins w:id="992" w:author="Ryan" w:date="2017-03-23T16:05:00Z"/>
        </w:rPr>
        <w:pPrChange w:id="993" w:author="Ryan" w:date="2017-03-23T16:06:00Z">
          <w:pPr>
            <w:tabs>
              <w:tab w:val="left" w:pos="1305"/>
            </w:tabs>
            <w:jc w:val="center"/>
          </w:pPr>
        </w:pPrChange>
      </w:pPr>
      <w:ins w:id="994" w:author="Ryan" w:date="2017-03-23T16:05:00Z">
        <w:r>
          <w:t>}</w:t>
        </w:r>
      </w:ins>
    </w:p>
    <w:p w:rsidR="0024259E" w:rsidRDefault="0024259E">
      <w:pPr>
        <w:tabs>
          <w:tab w:val="left" w:pos="1305"/>
        </w:tabs>
        <w:rPr>
          <w:ins w:id="995" w:author="Ryan" w:date="2017-03-23T16:05:00Z"/>
        </w:rPr>
        <w:pPrChange w:id="996" w:author="Ryan" w:date="2017-03-23T16:06:00Z">
          <w:pPr>
            <w:tabs>
              <w:tab w:val="left" w:pos="1305"/>
            </w:tabs>
            <w:jc w:val="center"/>
          </w:pPr>
        </w:pPrChange>
      </w:pPr>
      <w:ins w:id="997" w:author="Ryan" w:date="2017-03-23T16:05:00Z">
        <w:r>
          <w:t>.button1:hover span {padding-right: 25px;}</w:t>
        </w:r>
      </w:ins>
    </w:p>
    <w:p w:rsidR="0024259E" w:rsidRDefault="0024259E">
      <w:pPr>
        <w:tabs>
          <w:tab w:val="left" w:pos="1305"/>
        </w:tabs>
        <w:rPr>
          <w:ins w:id="998" w:author="Ryan" w:date="2017-03-23T16:05:00Z"/>
        </w:rPr>
        <w:pPrChange w:id="999" w:author="Ryan" w:date="2017-03-23T16:06:00Z">
          <w:pPr>
            <w:tabs>
              <w:tab w:val="left" w:pos="1305"/>
            </w:tabs>
            <w:jc w:val="center"/>
          </w:pPr>
        </w:pPrChange>
      </w:pPr>
      <w:ins w:id="1000" w:author="Ryan" w:date="2017-03-23T16:05:00Z">
        <w:r>
          <w:t>.button1:hover span:after {</w:t>
        </w:r>
      </w:ins>
    </w:p>
    <w:p w:rsidR="0024259E" w:rsidRDefault="0024259E">
      <w:pPr>
        <w:tabs>
          <w:tab w:val="left" w:pos="1305"/>
        </w:tabs>
        <w:rPr>
          <w:ins w:id="1001" w:author="Ryan" w:date="2017-03-23T16:05:00Z"/>
        </w:rPr>
        <w:pPrChange w:id="1002" w:author="Ryan" w:date="2017-03-23T16:06:00Z">
          <w:pPr>
            <w:tabs>
              <w:tab w:val="left" w:pos="1305"/>
            </w:tabs>
            <w:jc w:val="center"/>
          </w:pPr>
        </w:pPrChange>
      </w:pPr>
      <w:ins w:id="1003" w:author="Ryan" w:date="2017-03-23T16:05:00Z">
        <w:r>
          <w:t xml:space="preserve">  opacity: 1;</w:t>
        </w:r>
      </w:ins>
    </w:p>
    <w:p w:rsidR="0024259E" w:rsidRDefault="0024259E">
      <w:pPr>
        <w:tabs>
          <w:tab w:val="left" w:pos="1305"/>
        </w:tabs>
        <w:rPr>
          <w:ins w:id="1004" w:author="Ryan" w:date="2017-03-23T16:05:00Z"/>
        </w:rPr>
        <w:pPrChange w:id="1005" w:author="Ryan" w:date="2017-03-23T16:06:00Z">
          <w:pPr>
            <w:tabs>
              <w:tab w:val="left" w:pos="1305"/>
            </w:tabs>
            <w:jc w:val="center"/>
          </w:pPr>
        </w:pPrChange>
      </w:pPr>
      <w:ins w:id="1006" w:author="Ryan" w:date="2017-03-23T16:05:00Z">
        <w:r>
          <w:t xml:space="preserve">  right: 0;</w:t>
        </w:r>
      </w:ins>
    </w:p>
    <w:p w:rsidR="0024259E" w:rsidRDefault="0024259E">
      <w:pPr>
        <w:tabs>
          <w:tab w:val="left" w:pos="1305"/>
        </w:tabs>
        <w:rPr>
          <w:ins w:id="1007" w:author="Ryan" w:date="2017-03-23T16:05:00Z"/>
        </w:rPr>
        <w:pPrChange w:id="1008" w:author="Ryan" w:date="2017-03-23T16:06:00Z">
          <w:pPr>
            <w:tabs>
              <w:tab w:val="left" w:pos="1305"/>
            </w:tabs>
            <w:jc w:val="center"/>
          </w:pPr>
        </w:pPrChange>
      </w:pPr>
      <w:ins w:id="1009" w:author="Ryan" w:date="2017-03-23T16:05:00Z">
        <w:r>
          <w:t>}</w:t>
        </w:r>
      </w:ins>
    </w:p>
    <w:p w:rsidR="0024259E" w:rsidRDefault="0024259E">
      <w:pPr>
        <w:tabs>
          <w:tab w:val="left" w:pos="1305"/>
        </w:tabs>
        <w:rPr>
          <w:ins w:id="1010" w:author="Ryan" w:date="2017-03-23T16:05:00Z"/>
        </w:rPr>
        <w:pPrChange w:id="1011" w:author="Ryan" w:date="2017-03-23T16:06:00Z">
          <w:pPr>
            <w:tabs>
              <w:tab w:val="left" w:pos="1305"/>
            </w:tabs>
            <w:jc w:val="center"/>
          </w:pPr>
        </w:pPrChange>
      </w:pPr>
      <w:ins w:id="1012" w:author="Ryan" w:date="2017-03-23T16:05:00Z">
        <w:r>
          <w:t>.dropdown {</w:t>
        </w:r>
      </w:ins>
    </w:p>
    <w:p w:rsidR="0024259E" w:rsidRDefault="0024259E">
      <w:pPr>
        <w:tabs>
          <w:tab w:val="left" w:pos="1305"/>
        </w:tabs>
        <w:rPr>
          <w:ins w:id="1013" w:author="Ryan" w:date="2017-03-23T16:05:00Z"/>
        </w:rPr>
        <w:pPrChange w:id="1014" w:author="Ryan" w:date="2017-03-23T16:06:00Z">
          <w:pPr>
            <w:tabs>
              <w:tab w:val="left" w:pos="1305"/>
            </w:tabs>
            <w:jc w:val="center"/>
          </w:pPr>
        </w:pPrChange>
      </w:pPr>
      <w:ins w:id="1015" w:author="Ryan" w:date="2017-03-23T16:05:00Z">
        <w:r>
          <w:tab/>
          <w:t>position:relative;</w:t>
        </w:r>
      </w:ins>
    </w:p>
    <w:p w:rsidR="0024259E" w:rsidRDefault="0024259E">
      <w:pPr>
        <w:tabs>
          <w:tab w:val="left" w:pos="1305"/>
        </w:tabs>
        <w:rPr>
          <w:ins w:id="1016" w:author="Ryan" w:date="2017-03-23T16:05:00Z"/>
        </w:rPr>
        <w:pPrChange w:id="1017" w:author="Ryan" w:date="2017-03-23T16:06:00Z">
          <w:pPr>
            <w:tabs>
              <w:tab w:val="left" w:pos="1305"/>
            </w:tabs>
            <w:jc w:val="center"/>
          </w:pPr>
        </w:pPrChange>
      </w:pPr>
      <w:ins w:id="1018" w:author="Ryan" w:date="2017-03-23T16:05:00Z">
        <w:r>
          <w:tab/>
          <w:t>display:inline-block;</w:t>
        </w:r>
      </w:ins>
    </w:p>
    <w:p w:rsidR="0024259E" w:rsidRDefault="0024259E">
      <w:pPr>
        <w:tabs>
          <w:tab w:val="left" w:pos="1305"/>
        </w:tabs>
        <w:rPr>
          <w:ins w:id="1019" w:author="Ryan" w:date="2017-03-23T16:05:00Z"/>
        </w:rPr>
        <w:pPrChange w:id="1020" w:author="Ryan" w:date="2017-03-23T16:06:00Z">
          <w:pPr>
            <w:tabs>
              <w:tab w:val="left" w:pos="1305"/>
            </w:tabs>
            <w:jc w:val="center"/>
          </w:pPr>
        </w:pPrChange>
      </w:pPr>
      <w:ins w:id="1021" w:author="Ryan" w:date="2017-03-23T16:05:00Z">
        <w:r>
          <w:t>}</w:t>
        </w:r>
      </w:ins>
    </w:p>
    <w:p w:rsidR="0024259E" w:rsidRDefault="0024259E">
      <w:pPr>
        <w:tabs>
          <w:tab w:val="left" w:pos="1305"/>
        </w:tabs>
        <w:rPr>
          <w:ins w:id="1022" w:author="Ryan" w:date="2017-03-23T16:05:00Z"/>
        </w:rPr>
        <w:pPrChange w:id="1023" w:author="Ryan" w:date="2017-03-23T16:06:00Z">
          <w:pPr>
            <w:tabs>
              <w:tab w:val="left" w:pos="1305"/>
            </w:tabs>
            <w:jc w:val="center"/>
          </w:pPr>
        </w:pPrChange>
      </w:pPr>
      <w:ins w:id="1024" w:author="Ryan" w:date="2017-03-23T16:05:00Z">
        <w:r>
          <w:t>.dropdown-content {</w:t>
        </w:r>
      </w:ins>
    </w:p>
    <w:p w:rsidR="0024259E" w:rsidRDefault="0024259E">
      <w:pPr>
        <w:tabs>
          <w:tab w:val="left" w:pos="1305"/>
        </w:tabs>
        <w:rPr>
          <w:ins w:id="1025" w:author="Ryan" w:date="2017-03-23T16:05:00Z"/>
        </w:rPr>
        <w:pPrChange w:id="1026" w:author="Ryan" w:date="2017-03-23T16:06:00Z">
          <w:pPr>
            <w:tabs>
              <w:tab w:val="left" w:pos="1305"/>
            </w:tabs>
            <w:jc w:val="center"/>
          </w:pPr>
        </w:pPrChange>
      </w:pPr>
      <w:ins w:id="1027" w:author="Ryan" w:date="2017-03-23T16:05:00Z">
        <w:r>
          <w:tab/>
          <w:t>display:none;</w:t>
        </w:r>
      </w:ins>
    </w:p>
    <w:p w:rsidR="0024259E" w:rsidRDefault="0024259E">
      <w:pPr>
        <w:tabs>
          <w:tab w:val="left" w:pos="1305"/>
        </w:tabs>
        <w:rPr>
          <w:ins w:id="1028" w:author="Ryan" w:date="2017-03-23T16:05:00Z"/>
        </w:rPr>
        <w:pPrChange w:id="1029" w:author="Ryan" w:date="2017-03-23T16:06:00Z">
          <w:pPr>
            <w:tabs>
              <w:tab w:val="left" w:pos="1305"/>
            </w:tabs>
            <w:jc w:val="center"/>
          </w:pPr>
        </w:pPrChange>
      </w:pPr>
      <w:ins w:id="1030" w:author="Ryan" w:date="2017-03-23T16:05:00Z">
        <w:r>
          <w:tab/>
          <w:t>position:absolute;</w:t>
        </w:r>
      </w:ins>
    </w:p>
    <w:p w:rsidR="0024259E" w:rsidRDefault="0024259E">
      <w:pPr>
        <w:tabs>
          <w:tab w:val="left" w:pos="1305"/>
        </w:tabs>
        <w:rPr>
          <w:ins w:id="1031" w:author="Ryan" w:date="2017-03-23T16:05:00Z"/>
        </w:rPr>
        <w:pPrChange w:id="1032" w:author="Ryan" w:date="2017-03-23T16:06:00Z">
          <w:pPr>
            <w:tabs>
              <w:tab w:val="left" w:pos="1305"/>
            </w:tabs>
            <w:jc w:val="center"/>
          </w:pPr>
        </w:pPrChange>
      </w:pPr>
      <w:ins w:id="1033" w:author="Ryan" w:date="2017-03-23T16:05:00Z">
        <w:r>
          <w:tab/>
          <w:t>background-color:black;</w:t>
        </w:r>
      </w:ins>
    </w:p>
    <w:p w:rsidR="0024259E" w:rsidRDefault="0024259E">
      <w:pPr>
        <w:tabs>
          <w:tab w:val="left" w:pos="1305"/>
        </w:tabs>
        <w:rPr>
          <w:ins w:id="1034" w:author="Ryan" w:date="2017-03-23T16:05:00Z"/>
        </w:rPr>
        <w:pPrChange w:id="1035" w:author="Ryan" w:date="2017-03-23T16:06:00Z">
          <w:pPr>
            <w:tabs>
              <w:tab w:val="left" w:pos="1305"/>
            </w:tabs>
            <w:jc w:val="center"/>
          </w:pPr>
        </w:pPrChange>
      </w:pPr>
      <w:ins w:id="1036" w:author="Ryan" w:date="2017-03-23T16:05:00Z">
        <w:r>
          <w:tab/>
          <w:t>color:white;</w:t>
        </w:r>
      </w:ins>
    </w:p>
    <w:p w:rsidR="0024259E" w:rsidRDefault="0024259E">
      <w:pPr>
        <w:tabs>
          <w:tab w:val="left" w:pos="1305"/>
        </w:tabs>
        <w:rPr>
          <w:ins w:id="1037" w:author="Ryan" w:date="2017-03-23T16:05:00Z"/>
        </w:rPr>
        <w:pPrChange w:id="1038" w:author="Ryan" w:date="2017-03-23T16:06:00Z">
          <w:pPr>
            <w:tabs>
              <w:tab w:val="left" w:pos="1305"/>
            </w:tabs>
            <w:jc w:val="center"/>
          </w:pPr>
        </w:pPrChange>
      </w:pPr>
      <w:ins w:id="1039" w:author="Ryan" w:date="2017-03-23T16:05:00Z">
        <w:r>
          <w:tab/>
          <w:t>z-index:1;</w:t>
        </w:r>
      </w:ins>
    </w:p>
    <w:p w:rsidR="0024259E" w:rsidRDefault="0024259E">
      <w:pPr>
        <w:tabs>
          <w:tab w:val="left" w:pos="1305"/>
        </w:tabs>
        <w:rPr>
          <w:ins w:id="1040" w:author="Ryan" w:date="2017-03-23T16:05:00Z"/>
        </w:rPr>
        <w:pPrChange w:id="1041" w:author="Ryan" w:date="2017-03-23T16:06:00Z">
          <w:pPr>
            <w:tabs>
              <w:tab w:val="left" w:pos="1305"/>
            </w:tabs>
            <w:jc w:val="center"/>
          </w:pPr>
        </w:pPrChange>
      </w:pPr>
      <w:ins w:id="1042" w:author="Ryan" w:date="2017-03-23T16:05:00Z">
        <w:r>
          <w:t>}</w:t>
        </w:r>
      </w:ins>
    </w:p>
    <w:p w:rsidR="0024259E" w:rsidRDefault="0024259E">
      <w:pPr>
        <w:tabs>
          <w:tab w:val="left" w:pos="1305"/>
        </w:tabs>
        <w:rPr>
          <w:ins w:id="1043" w:author="Ryan" w:date="2017-03-23T16:05:00Z"/>
        </w:rPr>
        <w:pPrChange w:id="1044" w:author="Ryan" w:date="2017-03-23T16:06:00Z">
          <w:pPr>
            <w:tabs>
              <w:tab w:val="left" w:pos="1305"/>
            </w:tabs>
            <w:jc w:val="center"/>
          </w:pPr>
        </w:pPrChange>
      </w:pPr>
      <w:ins w:id="1045" w:author="Ryan" w:date="2017-03-23T16:05:00Z">
        <w:r>
          <w:t>.dropdown-content a {</w:t>
        </w:r>
      </w:ins>
    </w:p>
    <w:p w:rsidR="0024259E" w:rsidRDefault="0024259E">
      <w:pPr>
        <w:tabs>
          <w:tab w:val="left" w:pos="1305"/>
        </w:tabs>
        <w:rPr>
          <w:ins w:id="1046" w:author="Ryan" w:date="2017-03-23T16:05:00Z"/>
        </w:rPr>
        <w:pPrChange w:id="1047" w:author="Ryan" w:date="2017-03-23T16:06:00Z">
          <w:pPr>
            <w:tabs>
              <w:tab w:val="left" w:pos="1305"/>
            </w:tabs>
            <w:jc w:val="center"/>
          </w:pPr>
        </w:pPrChange>
      </w:pPr>
      <w:ins w:id="1048" w:author="Ryan" w:date="2017-03-23T16:05:00Z">
        <w:r>
          <w:tab/>
          <w:t>display:block;</w:t>
        </w:r>
      </w:ins>
    </w:p>
    <w:p w:rsidR="0024259E" w:rsidRDefault="0024259E">
      <w:pPr>
        <w:tabs>
          <w:tab w:val="left" w:pos="1305"/>
        </w:tabs>
        <w:rPr>
          <w:ins w:id="1049" w:author="Ryan" w:date="2017-03-23T16:05:00Z"/>
        </w:rPr>
        <w:pPrChange w:id="1050" w:author="Ryan" w:date="2017-03-23T16:06:00Z">
          <w:pPr>
            <w:tabs>
              <w:tab w:val="left" w:pos="1305"/>
            </w:tabs>
            <w:jc w:val="center"/>
          </w:pPr>
        </w:pPrChange>
      </w:pPr>
      <w:ins w:id="1051" w:author="Ryan" w:date="2017-03-23T16:05:00Z">
        <w:r>
          <w:tab/>
          <w:t>color:white;</w:t>
        </w:r>
      </w:ins>
    </w:p>
    <w:p w:rsidR="0024259E" w:rsidRDefault="0024259E">
      <w:pPr>
        <w:tabs>
          <w:tab w:val="left" w:pos="1305"/>
        </w:tabs>
        <w:rPr>
          <w:ins w:id="1052" w:author="Ryan" w:date="2017-03-23T16:05:00Z"/>
        </w:rPr>
        <w:pPrChange w:id="1053" w:author="Ryan" w:date="2017-03-23T16:06:00Z">
          <w:pPr>
            <w:tabs>
              <w:tab w:val="left" w:pos="1305"/>
            </w:tabs>
            <w:jc w:val="center"/>
          </w:pPr>
        </w:pPrChange>
      </w:pPr>
      <w:ins w:id="1054" w:author="Ryan" w:date="2017-03-23T16:05:00Z">
        <w:r>
          <w:tab/>
          <w:t>text-decoration:none;</w:t>
        </w:r>
      </w:ins>
    </w:p>
    <w:p w:rsidR="0024259E" w:rsidRDefault="0024259E">
      <w:pPr>
        <w:tabs>
          <w:tab w:val="left" w:pos="1305"/>
        </w:tabs>
        <w:rPr>
          <w:ins w:id="1055" w:author="Ryan" w:date="2017-03-23T16:05:00Z"/>
        </w:rPr>
        <w:pPrChange w:id="1056" w:author="Ryan" w:date="2017-03-23T16:06:00Z">
          <w:pPr>
            <w:tabs>
              <w:tab w:val="left" w:pos="1305"/>
            </w:tabs>
            <w:jc w:val="center"/>
          </w:pPr>
        </w:pPrChange>
      </w:pPr>
      <w:ins w:id="1057" w:author="Ryan" w:date="2017-03-23T16:05:00Z">
        <w:r>
          <w:t>}</w:t>
        </w:r>
      </w:ins>
    </w:p>
    <w:p w:rsidR="0024259E" w:rsidRDefault="0024259E">
      <w:pPr>
        <w:tabs>
          <w:tab w:val="left" w:pos="1305"/>
        </w:tabs>
        <w:rPr>
          <w:ins w:id="1058" w:author="Ryan" w:date="2017-03-23T16:05:00Z"/>
        </w:rPr>
        <w:pPrChange w:id="1059" w:author="Ryan" w:date="2017-03-23T16:06:00Z">
          <w:pPr>
            <w:tabs>
              <w:tab w:val="left" w:pos="1305"/>
            </w:tabs>
            <w:jc w:val="center"/>
          </w:pPr>
        </w:pPrChange>
      </w:pPr>
      <w:ins w:id="1060" w:author="Ryan" w:date="2017-03-23T16:05:00Z">
        <w:r>
          <w:t>.dropdown-content ul {</w:t>
        </w:r>
      </w:ins>
    </w:p>
    <w:p w:rsidR="0024259E" w:rsidRDefault="0024259E">
      <w:pPr>
        <w:tabs>
          <w:tab w:val="left" w:pos="1305"/>
        </w:tabs>
        <w:rPr>
          <w:ins w:id="1061" w:author="Ryan" w:date="2017-03-23T16:05:00Z"/>
        </w:rPr>
        <w:pPrChange w:id="1062" w:author="Ryan" w:date="2017-03-23T16:06:00Z">
          <w:pPr>
            <w:tabs>
              <w:tab w:val="left" w:pos="1305"/>
            </w:tabs>
            <w:jc w:val="center"/>
          </w:pPr>
        </w:pPrChange>
      </w:pPr>
      <w:ins w:id="1063" w:author="Ryan" w:date="2017-03-23T16:05:00Z">
        <w:r>
          <w:tab/>
          <w:t>list-style-type:none;</w:t>
        </w:r>
      </w:ins>
    </w:p>
    <w:p w:rsidR="0024259E" w:rsidRDefault="0024259E">
      <w:pPr>
        <w:tabs>
          <w:tab w:val="left" w:pos="1305"/>
        </w:tabs>
        <w:rPr>
          <w:ins w:id="1064" w:author="Ryan" w:date="2017-03-23T16:05:00Z"/>
        </w:rPr>
        <w:pPrChange w:id="1065" w:author="Ryan" w:date="2017-03-23T16:06:00Z">
          <w:pPr>
            <w:tabs>
              <w:tab w:val="left" w:pos="1305"/>
            </w:tabs>
            <w:jc w:val="center"/>
          </w:pPr>
        </w:pPrChange>
      </w:pPr>
      <w:ins w:id="1066" w:author="Ryan" w:date="2017-03-23T16:05:00Z">
        <w:r>
          <w:lastRenderedPageBreak/>
          <w:tab/>
          <w:t>padding-left:0px;</w:t>
        </w:r>
      </w:ins>
    </w:p>
    <w:p w:rsidR="0024259E" w:rsidRDefault="0024259E">
      <w:pPr>
        <w:tabs>
          <w:tab w:val="left" w:pos="1305"/>
        </w:tabs>
        <w:rPr>
          <w:ins w:id="1067" w:author="Ryan" w:date="2017-03-23T16:05:00Z"/>
        </w:rPr>
        <w:pPrChange w:id="1068" w:author="Ryan" w:date="2017-03-23T16:06:00Z">
          <w:pPr>
            <w:tabs>
              <w:tab w:val="left" w:pos="1305"/>
            </w:tabs>
            <w:jc w:val="center"/>
          </w:pPr>
        </w:pPrChange>
      </w:pPr>
      <w:ins w:id="1069" w:author="Ryan" w:date="2017-03-23T16:05:00Z">
        <w:r>
          <w:t>}</w:t>
        </w:r>
      </w:ins>
    </w:p>
    <w:p w:rsidR="0024259E" w:rsidRDefault="0024259E">
      <w:pPr>
        <w:tabs>
          <w:tab w:val="left" w:pos="1305"/>
        </w:tabs>
        <w:rPr>
          <w:ins w:id="1070" w:author="Ryan" w:date="2017-03-23T16:05:00Z"/>
        </w:rPr>
        <w:pPrChange w:id="1071" w:author="Ryan" w:date="2017-03-23T16:06:00Z">
          <w:pPr>
            <w:tabs>
              <w:tab w:val="left" w:pos="1305"/>
            </w:tabs>
            <w:jc w:val="center"/>
          </w:pPr>
        </w:pPrChange>
      </w:pPr>
      <w:ins w:id="1072" w:author="Ryan" w:date="2017-03-23T16:05:00Z">
        <w:r>
          <w:t>.dropdown-content li {</w:t>
        </w:r>
      </w:ins>
    </w:p>
    <w:p w:rsidR="0024259E" w:rsidRDefault="0024259E">
      <w:pPr>
        <w:tabs>
          <w:tab w:val="left" w:pos="1305"/>
        </w:tabs>
        <w:rPr>
          <w:ins w:id="1073" w:author="Ryan" w:date="2017-03-23T16:05:00Z"/>
        </w:rPr>
        <w:pPrChange w:id="1074" w:author="Ryan" w:date="2017-03-23T16:06:00Z">
          <w:pPr>
            <w:tabs>
              <w:tab w:val="left" w:pos="1305"/>
            </w:tabs>
            <w:jc w:val="center"/>
          </w:pPr>
        </w:pPrChange>
      </w:pPr>
      <w:ins w:id="1075" w:author="Ryan" w:date="2017-03-23T16:05:00Z">
        <w:r>
          <w:tab/>
          <w:t>padding-top:5px;</w:t>
        </w:r>
      </w:ins>
    </w:p>
    <w:p w:rsidR="0024259E" w:rsidRDefault="0024259E">
      <w:pPr>
        <w:tabs>
          <w:tab w:val="left" w:pos="1305"/>
        </w:tabs>
        <w:rPr>
          <w:ins w:id="1076" w:author="Ryan" w:date="2017-03-23T16:05:00Z"/>
        </w:rPr>
        <w:pPrChange w:id="1077" w:author="Ryan" w:date="2017-03-23T16:06:00Z">
          <w:pPr>
            <w:tabs>
              <w:tab w:val="left" w:pos="1305"/>
            </w:tabs>
            <w:jc w:val="center"/>
          </w:pPr>
        </w:pPrChange>
      </w:pPr>
      <w:ins w:id="1078" w:author="Ryan" w:date="2017-03-23T16:05:00Z">
        <w:r>
          <w:tab/>
          <w:t>padding-bottom:5px;</w:t>
        </w:r>
      </w:ins>
    </w:p>
    <w:p w:rsidR="0024259E" w:rsidRDefault="0024259E">
      <w:pPr>
        <w:tabs>
          <w:tab w:val="left" w:pos="1305"/>
        </w:tabs>
        <w:rPr>
          <w:ins w:id="1079" w:author="Ryan" w:date="2017-03-23T16:05:00Z"/>
        </w:rPr>
        <w:pPrChange w:id="1080" w:author="Ryan" w:date="2017-03-23T16:06:00Z">
          <w:pPr>
            <w:tabs>
              <w:tab w:val="left" w:pos="1305"/>
            </w:tabs>
            <w:jc w:val="center"/>
          </w:pPr>
        </w:pPrChange>
      </w:pPr>
      <w:ins w:id="1081" w:author="Ryan" w:date="2017-03-23T16:05:00Z">
        <w:r>
          <w:tab/>
          <w:t>padding-left:0px;</w:t>
        </w:r>
      </w:ins>
    </w:p>
    <w:p w:rsidR="0024259E" w:rsidRDefault="0024259E">
      <w:pPr>
        <w:tabs>
          <w:tab w:val="left" w:pos="1305"/>
        </w:tabs>
        <w:rPr>
          <w:ins w:id="1082" w:author="Ryan" w:date="2017-03-23T16:05:00Z"/>
        </w:rPr>
        <w:pPrChange w:id="1083" w:author="Ryan" w:date="2017-03-23T16:06:00Z">
          <w:pPr>
            <w:tabs>
              <w:tab w:val="left" w:pos="1305"/>
            </w:tabs>
            <w:jc w:val="center"/>
          </w:pPr>
        </w:pPrChange>
      </w:pPr>
      <w:ins w:id="1084" w:author="Ryan" w:date="2017-03-23T16:05:00Z">
        <w:r>
          <w:t>}</w:t>
        </w:r>
        <w:r>
          <w:tab/>
        </w:r>
        <w:r>
          <w:tab/>
        </w:r>
        <w:r>
          <w:tab/>
          <w:t xml:space="preserve"> </w:t>
        </w:r>
      </w:ins>
    </w:p>
    <w:p w:rsidR="0024259E" w:rsidRDefault="0024259E">
      <w:pPr>
        <w:tabs>
          <w:tab w:val="left" w:pos="1305"/>
        </w:tabs>
        <w:rPr>
          <w:ins w:id="1085" w:author="Ryan" w:date="2017-03-23T16:05:00Z"/>
        </w:rPr>
        <w:pPrChange w:id="1086" w:author="Ryan" w:date="2017-03-23T16:06:00Z">
          <w:pPr>
            <w:tabs>
              <w:tab w:val="left" w:pos="1305"/>
            </w:tabs>
            <w:jc w:val="center"/>
          </w:pPr>
        </w:pPrChange>
      </w:pPr>
      <w:ins w:id="1087" w:author="Ryan" w:date="2017-03-23T16:05:00Z">
        <w:r>
          <w:t>.dropdown-content a:hover {</w:t>
        </w:r>
      </w:ins>
    </w:p>
    <w:p w:rsidR="0024259E" w:rsidRDefault="0024259E">
      <w:pPr>
        <w:tabs>
          <w:tab w:val="left" w:pos="1305"/>
        </w:tabs>
        <w:rPr>
          <w:ins w:id="1088" w:author="Ryan" w:date="2017-03-23T16:05:00Z"/>
        </w:rPr>
        <w:pPrChange w:id="1089" w:author="Ryan" w:date="2017-03-23T16:06:00Z">
          <w:pPr>
            <w:tabs>
              <w:tab w:val="left" w:pos="1305"/>
            </w:tabs>
            <w:jc w:val="center"/>
          </w:pPr>
        </w:pPrChange>
      </w:pPr>
      <w:ins w:id="1090" w:author="Ryan" w:date="2017-03-23T16:05:00Z">
        <w:r>
          <w:tab/>
          <w:t>color:white;</w:t>
        </w:r>
      </w:ins>
    </w:p>
    <w:p w:rsidR="0024259E" w:rsidRDefault="0024259E">
      <w:pPr>
        <w:tabs>
          <w:tab w:val="left" w:pos="1305"/>
        </w:tabs>
        <w:rPr>
          <w:ins w:id="1091" w:author="Ryan" w:date="2017-03-23T16:05:00Z"/>
        </w:rPr>
        <w:pPrChange w:id="1092" w:author="Ryan" w:date="2017-03-23T16:06:00Z">
          <w:pPr>
            <w:tabs>
              <w:tab w:val="left" w:pos="1305"/>
            </w:tabs>
            <w:jc w:val="center"/>
          </w:pPr>
        </w:pPrChange>
      </w:pPr>
      <w:ins w:id="1093" w:author="Ryan" w:date="2017-03-23T16:05:00Z">
        <w:r>
          <w:tab/>
          <w:t>text-shadow:0px 0px 5px white;</w:t>
        </w:r>
      </w:ins>
    </w:p>
    <w:p w:rsidR="0024259E" w:rsidRDefault="0024259E">
      <w:pPr>
        <w:tabs>
          <w:tab w:val="left" w:pos="1305"/>
        </w:tabs>
        <w:rPr>
          <w:ins w:id="1094" w:author="Ryan" w:date="2017-03-23T16:05:00Z"/>
        </w:rPr>
        <w:pPrChange w:id="1095" w:author="Ryan" w:date="2017-03-23T16:06:00Z">
          <w:pPr>
            <w:tabs>
              <w:tab w:val="left" w:pos="1305"/>
            </w:tabs>
            <w:jc w:val="center"/>
          </w:pPr>
        </w:pPrChange>
      </w:pPr>
      <w:ins w:id="1096" w:author="Ryan" w:date="2017-03-23T16:05:00Z">
        <w:r>
          <w:t>}</w:t>
        </w:r>
      </w:ins>
    </w:p>
    <w:p w:rsidR="0024259E" w:rsidRDefault="0024259E">
      <w:pPr>
        <w:tabs>
          <w:tab w:val="left" w:pos="1305"/>
        </w:tabs>
        <w:rPr>
          <w:ins w:id="1097" w:author="Ryan" w:date="2017-03-23T16:05:00Z"/>
        </w:rPr>
        <w:pPrChange w:id="1098" w:author="Ryan" w:date="2017-03-23T16:06:00Z">
          <w:pPr>
            <w:tabs>
              <w:tab w:val="left" w:pos="1305"/>
            </w:tabs>
            <w:jc w:val="center"/>
          </w:pPr>
        </w:pPrChange>
      </w:pPr>
      <w:ins w:id="1099" w:author="Ryan" w:date="2017-03-23T16:05:00Z">
        <w:r>
          <w:t>.dropdown:hover .dropdown-content {</w:t>
        </w:r>
      </w:ins>
    </w:p>
    <w:p w:rsidR="0024259E" w:rsidRDefault="0024259E">
      <w:pPr>
        <w:tabs>
          <w:tab w:val="left" w:pos="1305"/>
        </w:tabs>
        <w:rPr>
          <w:ins w:id="1100" w:author="Ryan" w:date="2017-03-23T16:05:00Z"/>
        </w:rPr>
        <w:pPrChange w:id="1101" w:author="Ryan" w:date="2017-03-23T16:06:00Z">
          <w:pPr>
            <w:tabs>
              <w:tab w:val="left" w:pos="1305"/>
            </w:tabs>
            <w:jc w:val="center"/>
          </w:pPr>
        </w:pPrChange>
      </w:pPr>
      <w:ins w:id="1102" w:author="Ryan" w:date="2017-03-23T16:05:00Z">
        <w:r>
          <w:tab/>
          <w:t>display:block;</w:t>
        </w:r>
      </w:ins>
    </w:p>
    <w:p w:rsidR="0024259E" w:rsidRDefault="0024259E">
      <w:pPr>
        <w:tabs>
          <w:tab w:val="left" w:pos="1305"/>
        </w:tabs>
        <w:rPr>
          <w:ins w:id="1103" w:author="Ryan" w:date="2017-03-23T16:05:00Z"/>
        </w:rPr>
        <w:pPrChange w:id="1104" w:author="Ryan" w:date="2017-03-23T16:06:00Z">
          <w:pPr>
            <w:tabs>
              <w:tab w:val="left" w:pos="1305"/>
            </w:tabs>
            <w:jc w:val="center"/>
          </w:pPr>
        </w:pPrChange>
      </w:pPr>
      <w:ins w:id="1105" w:author="Ryan" w:date="2017-03-23T16:05:00Z">
        <w:r>
          <w:tab/>
          <w:t>padding:5px 30px 5px 5px;</w:t>
        </w:r>
      </w:ins>
    </w:p>
    <w:p w:rsidR="0024259E" w:rsidRDefault="0024259E">
      <w:pPr>
        <w:tabs>
          <w:tab w:val="left" w:pos="1305"/>
        </w:tabs>
        <w:rPr>
          <w:ins w:id="1106" w:author="Ryan" w:date="2017-03-23T16:05:00Z"/>
        </w:rPr>
        <w:pPrChange w:id="1107" w:author="Ryan" w:date="2017-03-23T16:06:00Z">
          <w:pPr>
            <w:tabs>
              <w:tab w:val="left" w:pos="1305"/>
            </w:tabs>
            <w:jc w:val="center"/>
          </w:pPr>
        </w:pPrChange>
      </w:pPr>
      <w:ins w:id="1108" w:author="Ryan" w:date="2017-03-23T16:05:00Z">
        <w:r>
          <w:t>}</w:t>
        </w:r>
      </w:ins>
    </w:p>
    <w:p w:rsidR="0024259E" w:rsidRDefault="0024259E">
      <w:pPr>
        <w:tabs>
          <w:tab w:val="left" w:pos="1305"/>
        </w:tabs>
        <w:rPr>
          <w:ins w:id="1109" w:author="Ryan" w:date="2017-03-23T16:05:00Z"/>
        </w:rPr>
        <w:pPrChange w:id="1110" w:author="Ryan" w:date="2017-03-23T16:06:00Z">
          <w:pPr>
            <w:tabs>
              <w:tab w:val="left" w:pos="1305"/>
            </w:tabs>
            <w:jc w:val="center"/>
          </w:pPr>
        </w:pPrChange>
      </w:pPr>
      <w:ins w:id="1111" w:author="Ryan" w:date="2017-03-23T16:05:00Z">
        <w:r>
          <w:t>.dropdown:hover .button1 {</w:t>
        </w:r>
      </w:ins>
    </w:p>
    <w:p w:rsidR="0024259E" w:rsidRDefault="0024259E">
      <w:pPr>
        <w:tabs>
          <w:tab w:val="left" w:pos="1305"/>
        </w:tabs>
        <w:rPr>
          <w:ins w:id="1112" w:author="Ryan" w:date="2017-03-23T16:05:00Z"/>
        </w:rPr>
        <w:pPrChange w:id="1113" w:author="Ryan" w:date="2017-03-23T16:06:00Z">
          <w:pPr>
            <w:tabs>
              <w:tab w:val="left" w:pos="1305"/>
            </w:tabs>
            <w:jc w:val="center"/>
          </w:pPr>
        </w:pPrChange>
      </w:pPr>
      <w:ins w:id="1114" w:author="Ryan" w:date="2017-03-23T16:05:00Z">
        <w:r>
          <w:tab/>
          <w:t>color:white;</w:t>
        </w:r>
      </w:ins>
    </w:p>
    <w:p w:rsidR="0024259E" w:rsidRDefault="0024259E">
      <w:pPr>
        <w:tabs>
          <w:tab w:val="left" w:pos="1305"/>
        </w:tabs>
        <w:rPr>
          <w:ins w:id="1115" w:author="Ryan" w:date="2017-03-23T16:05:00Z"/>
        </w:rPr>
        <w:pPrChange w:id="1116" w:author="Ryan" w:date="2017-03-23T16:06:00Z">
          <w:pPr>
            <w:tabs>
              <w:tab w:val="left" w:pos="1305"/>
            </w:tabs>
            <w:jc w:val="center"/>
          </w:pPr>
        </w:pPrChange>
      </w:pPr>
      <w:ins w:id="1117" w:author="Ryan" w:date="2017-03-23T16:05:00Z">
        <w:r>
          <w:tab/>
          <w:t>text-shadow:3px 3px 3px white;</w:t>
        </w:r>
      </w:ins>
    </w:p>
    <w:p w:rsidR="0024259E" w:rsidRDefault="0024259E">
      <w:pPr>
        <w:tabs>
          <w:tab w:val="left" w:pos="1305"/>
        </w:tabs>
        <w:rPr>
          <w:ins w:id="1118" w:author="Ryan" w:date="2017-03-23T16:05:00Z"/>
        </w:rPr>
        <w:pPrChange w:id="1119" w:author="Ryan" w:date="2017-03-23T16:06:00Z">
          <w:pPr>
            <w:tabs>
              <w:tab w:val="left" w:pos="1305"/>
            </w:tabs>
            <w:jc w:val="center"/>
          </w:pPr>
        </w:pPrChange>
      </w:pPr>
      <w:ins w:id="1120" w:author="Ryan" w:date="2017-03-23T16:05:00Z">
        <w:r>
          <w:t>}</w:t>
        </w:r>
      </w:ins>
    </w:p>
    <w:p w:rsidR="0024259E" w:rsidRDefault="0024259E">
      <w:pPr>
        <w:tabs>
          <w:tab w:val="left" w:pos="1305"/>
        </w:tabs>
        <w:rPr>
          <w:ins w:id="1121" w:author="Ryan" w:date="2017-03-23T16:05:00Z"/>
        </w:rPr>
        <w:pPrChange w:id="1122" w:author="Ryan" w:date="2017-03-23T16:06:00Z">
          <w:pPr>
            <w:tabs>
              <w:tab w:val="left" w:pos="1305"/>
            </w:tabs>
            <w:jc w:val="center"/>
          </w:pPr>
        </w:pPrChange>
      </w:pPr>
      <w:ins w:id="1123" w:author="Ryan" w:date="2017-03-23T16:05:00Z">
        <w:r>
          <w:t>main {</w:t>
        </w:r>
      </w:ins>
    </w:p>
    <w:p w:rsidR="0024259E" w:rsidRDefault="0024259E">
      <w:pPr>
        <w:tabs>
          <w:tab w:val="left" w:pos="1305"/>
        </w:tabs>
        <w:rPr>
          <w:ins w:id="1124" w:author="Ryan" w:date="2017-03-23T16:05:00Z"/>
        </w:rPr>
        <w:pPrChange w:id="1125" w:author="Ryan" w:date="2017-03-23T16:06:00Z">
          <w:pPr>
            <w:tabs>
              <w:tab w:val="left" w:pos="1305"/>
            </w:tabs>
            <w:jc w:val="center"/>
          </w:pPr>
        </w:pPrChange>
      </w:pPr>
      <w:ins w:id="1126" w:author="Ryan" w:date="2017-03-23T16:05:00Z">
        <w:r>
          <w:tab/>
          <w:t>width:50.5%;</w:t>
        </w:r>
      </w:ins>
    </w:p>
    <w:p w:rsidR="0024259E" w:rsidRDefault="0024259E">
      <w:pPr>
        <w:tabs>
          <w:tab w:val="left" w:pos="1305"/>
        </w:tabs>
        <w:rPr>
          <w:ins w:id="1127" w:author="Ryan" w:date="2017-03-23T16:05:00Z"/>
        </w:rPr>
        <w:pPrChange w:id="1128" w:author="Ryan" w:date="2017-03-23T16:06:00Z">
          <w:pPr>
            <w:tabs>
              <w:tab w:val="left" w:pos="1305"/>
            </w:tabs>
            <w:jc w:val="center"/>
          </w:pPr>
        </w:pPrChange>
      </w:pPr>
      <w:ins w:id="1129" w:author="Ryan" w:date="2017-03-23T16:05:00Z">
        <w:r>
          <w:tab/>
          <w:t>margin-left:auto;</w:t>
        </w:r>
      </w:ins>
    </w:p>
    <w:p w:rsidR="0024259E" w:rsidRDefault="0024259E">
      <w:pPr>
        <w:tabs>
          <w:tab w:val="left" w:pos="1305"/>
        </w:tabs>
        <w:rPr>
          <w:ins w:id="1130" w:author="Ryan" w:date="2017-03-23T16:05:00Z"/>
        </w:rPr>
        <w:pPrChange w:id="1131" w:author="Ryan" w:date="2017-03-23T16:06:00Z">
          <w:pPr>
            <w:tabs>
              <w:tab w:val="left" w:pos="1305"/>
            </w:tabs>
            <w:jc w:val="center"/>
          </w:pPr>
        </w:pPrChange>
      </w:pPr>
      <w:ins w:id="1132" w:author="Ryan" w:date="2017-03-23T16:05:00Z">
        <w:r>
          <w:tab/>
          <w:t>margin-right:auto;</w:t>
        </w:r>
      </w:ins>
    </w:p>
    <w:p w:rsidR="0024259E" w:rsidRDefault="0024259E">
      <w:pPr>
        <w:tabs>
          <w:tab w:val="left" w:pos="1305"/>
        </w:tabs>
        <w:rPr>
          <w:ins w:id="1133" w:author="Ryan" w:date="2017-03-23T16:05:00Z"/>
        </w:rPr>
        <w:pPrChange w:id="1134" w:author="Ryan" w:date="2017-03-23T16:06:00Z">
          <w:pPr>
            <w:tabs>
              <w:tab w:val="left" w:pos="1305"/>
            </w:tabs>
            <w:jc w:val="center"/>
          </w:pPr>
        </w:pPrChange>
      </w:pPr>
      <w:ins w:id="1135" w:author="Ryan" w:date="2017-03-23T16:05:00Z">
        <w:r>
          <w:tab/>
          <w:t>padding-top:7%;</w:t>
        </w:r>
      </w:ins>
    </w:p>
    <w:p w:rsidR="0024259E" w:rsidRDefault="0024259E">
      <w:pPr>
        <w:tabs>
          <w:tab w:val="left" w:pos="1305"/>
        </w:tabs>
        <w:rPr>
          <w:ins w:id="1136" w:author="Ryan" w:date="2017-03-23T16:05:00Z"/>
        </w:rPr>
        <w:pPrChange w:id="1137" w:author="Ryan" w:date="2017-03-23T16:06:00Z">
          <w:pPr>
            <w:tabs>
              <w:tab w:val="left" w:pos="1305"/>
            </w:tabs>
            <w:jc w:val="center"/>
          </w:pPr>
        </w:pPrChange>
      </w:pPr>
      <w:ins w:id="1138" w:author="Ryan" w:date="2017-03-23T16:05:00Z">
        <w:r>
          <w:tab/>
          <w:t>background-color:white;</w:t>
        </w:r>
      </w:ins>
    </w:p>
    <w:p w:rsidR="0024259E" w:rsidRDefault="0024259E">
      <w:pPr>
        <w:tabs>
          <w:tab w:val="left" w:pos="1305"/>
        </w:tabs>
        <w:rPr>
          <w:ins w:id="1139" w:author="Ryan" w:date="2017-03-23T16:05:00Z"/>
        </w:rPr>
        <w:pPrChange w:id="1140" w:author="Ryan" w:date="2017-03-23T16:06:00Z">
          <w:pPr>
            <w:tabs>
              <w:tab w:val="left" w:pos="1305"/>
            </w:tabs>
            <w:jc w:val="center"/>
          </w:pPr>
        </w:pPrChange>
      </w:pPr>
      <w:ins w:id="1141" w:author="Ryan" w:date="2017-03-23T16:05:00Z">
        <w:r>
          <w:t>}</w:t>
        </w:r>
      </w:ins>
    </w:p>
    <w:p w:rsidR="0024259E" w:rsidRDefault="0024259E">
      <w:pPr>
        <w:tabs>
          <w:tab w:val="left" w:pos="1305"/>
        </w:tabs>
        <w:rPr>
          <w:ins w:id="1142" w:author="Ryan" w:date="2017-03-23T16:05:00Z"/>
        </w:rPr>
        <w:pPrChange w:id="1143" w:author="Ryan" w:date="2017-03-23T16:06:00Z">
          <w:pPr>
            <w:tabs>
              <w:tab w:val="left" w:pos="1305"/>
            </w:tabs>
            <w:jc w:val="center"/>
          </w:pPr>
        </w:pPrChange>
      </w:pPr>
      <w:ins w:id="1144" w:author="Ryan" w:date="2017-03-23T16:05:00Z">
        <w:r>
          <w:t>.newsimg {</w:t>
        </w:r>
      </w:ins>
    </w:p>
    <w:p w:rsidR="0024259E" w:rsidRDefault="0024259E">
      <w:pPr>
        <w:tabs>
          <w:tab w:val="left" w:pos="1305"/>
        </w:tabs>
        <w:rPr>
          <w:ins w:id="1145" w:author="Ryan" w:date="2017-03-23T16:05:00Z"/>
        </w:rPr>
        <w:pPrChange w:id="1146" w:author="Ryan" w:date="2017-03-23T16:06:00Z">
          <w:pPr>
            <w:tabs>
              <w:tab w:val="left" w:pos="1305"/>
            </w:tabs>
            <w:jc w:val="center"/>
          </w:pPr>
        </w:pPrChange>
      </w:pPr>
      <w:ins w:id="1147" w:author="Ryan" w:date="2017-03-23T16:05:00Z">
        <w:r>
          <w:tab/>
          <w:t>width:462px;</w:t>
        </w:r>
      </w:ins>
    </w:p>
    <w:p w:rsidR="0024259E" w:rsidRDefault="0024259E">
      <w:pPr>
        <w:tabs>
          <w:tab w:val="left" w:pos="1305"/>
        </w:tabs>
        <w:rPr>
          <w:ins w:id="1148" w:author="Ryan" w:date="2017-03-23T16:05:00Z"/>
        </w:rPr>
        <w:pPrChange w:id="1149" w:author="Ryan" w:date="2017-03-23T16:06:00Z">
          <w:pPr>
            <w:tabs>
              <w:tab w:val="left" w:pos="1305"/>
            </w:tabs>
            <w:jc w:val="center"/>
          </w:pPr>
        </w:pPrChange>
      </w:pPr>
      <w:ins w:id="1150" w:author="Ryan" w:date="2017-03-23T16:05:00Z">
        <w:r>
          <w:tab/>
          <w:t>height:320px;</w:t>
        </w:r>
      </w:ins>
    </w:p>
    <w:p w:rsidR="0024259E" w:rsidRDefault="0024259E">
      <w:pPr>
        <w:tabs>
          <w:tab w:val="left" w:pos="1305"/>
        </w:tabs>
        <w:rPr>
          <w:ins w:id="1151" w:author="Ryan" w:date="2017-03-23T16:05:00Z"/>
        </w:rPr>
        <w:pPrChange w:id="1152" w:author="Ryan" w:date="2017-03-23T16:06:00Z">
          <w:pPr>
            <w:tabs>
              <w:tab w:val="left" w:pos="1305"/>
            </w:tabs>
            <w:jc w:val="center"/>
          </w:pPr>
        </w:pPrChange>
      </w:pPr>
      <w:ins w:id="1153" w:author="Ryan" w:date="2017-03-23T16:05:00Z">
        <w:r>
          <w:lastRenderedPageBreak/>
          <w:tab/>
          <w:t>box-shadow:inset 1px 1px 40px 0 rgba(0,0,0,.45);</w:t>
        </w:r>
      </w:ins>
    </w:p>
    <w:p w:rsidR="0024259E" w:rsidRDefault="0024259E">
      <w:pPr>
        <w:tabs>
          <w:tab w:val="left" w:pos="1305"/>
        </w:tabs>
        <w:rPr>
          <w:ins w:id="1154" w:author="Ryan" w:date="2017-03-23T16:05:00Z"/>
        </w:rPr>
        <w:pPrChange w:id="1155" w:author="Ryan" w:date="2017-03-23T16:06:00Z">
          <w:pPr>
            <w:tabs>
              <w:tab w:val="left" w:pos="1305"/>
            </w:tabs>
            <w:jc w:val="center"/>
          </w:pPr>
        </w:pPrChange>
      </w:pPr>
      <w:ins w:id="1156" w:author="Ryan" w:date="2017-03-23T16:05:00Z">
        <w:r>
          <w:tab/>
          <w:t>border-bottom:2px solid #fff;</w:t>
        </w:r>
      </w:ins>
    </w:p>
    <w:p w:rsidR="0024259E" w:rsidRDefault="0024259E">
      <w:pPr>
        <w:tabs>
          <w:tab w:val="left" w:pos="1305"/>
        </w:tabs>
        <w:rPr>
          <w:ins w:id="1157" w:author="Ryan" w:date="2017-03-23T16:05:00Z"/>
        </w:rPr>
        <w:pPrChange w:id="1158" w:author="Ryan" w:date="2017-03-23T16:06:00Z">
          <w:pPr>
            <w:tabs>
              <w:tab w:val="left" w:pos="1305"/>
            </w:tabs>
            <w:jc w:val="center"/>
          </w:pPr>
        </w:pPrChange>
      </w:pPr>
      <w:ins w:id="1159" w:author="Ryan" w:date="2017-03-23T16:05:00Z">
        <w:r>
          <w:tab/>
          <w:t>border-right:2px solid #fff;</w:t>
        </w:r>
      </w:ins>
    </w:p>
    <w:p w:rsidR="0024259E" w:rsidRDefault="0024259E">
      <w:pPr>
        <w:tabs>
          <w:tab w:val="left" w:pos="1305"/>
        </w:tabs>
        <w:rPr>
          <w:ins w:id="1160" w:author="Ryan" w:date="2017-03-23T16:05:00Z"/>
        </w:rPr>
        <w:pPrChange w:id="1161" w:author="Ryan" w:date="2017-03-23T16:06:00Z">
          <w:pPr>
            <w:tabs>
              <w:tab w:val="left" w:pos="1305"/>
            </w:tabs>
            <w:jc w:val="center"/>
          </w:pPr>
        </w:pPrChange>
      </w:pPr>
      <w:ins w:id="1162" w:author="Ryan" w:date="2017-03-23T16:05:00Z">
        <w:r>
          <w:tab/>
          <w:t>margin-left:auto;</w:t>
        </w:r>
      </w:ins>
    </w:p>
    <w:p w:rsidR="0024259E" w:rsidRDefault="0024259E">
      <w:pPr>
        <w:tabs>
          <w:tab w:val="left" w:pos="1305"/>
        </w:tabs>
        <w:rPr>
          <w:ins w:id="1163" w:author="Ryan" w:date="2017-03-23T16:05:00Z"/>
        </w:rPr>
        <w:pPrChange w:id="1164" w:author="Ryan" w:date="2017-03-23T16:06:00Z">
          <w:pPr>
            <w:tabs>
              <w:tab w:val="left" w:pos="1305"/>
            </w:tabs>
            <w:jc w:val="center"/>
          </w:pPr>
        </w:pPrChange>
      </w:pPr>
      <w:ins w:id="1165" w:author="Ryan" w:date="2017-03-23T16:05:00Z">
        <w:r>
          <w:tab/>
          <w:t>margin-right:auto;</w:t>
        </w:r>
      </w:ins>
    </w:p>
    <w:p w:rsidR="0024259E" w:rsidRDefault="0024259E">
      <w:pPr>
        <w:tabs>
          <w:tab w:val="left" w:pos="1305"/>
        </w:tabs>
        <w:rPr>
          <w:ins w:id="1166" w:author="Ryan" w:date="2017-03-23T16:05:00Z"/>
        </w:rPr>
        <w:pPrChange w:id="1167" w:author="Ryan" w:date="2017-03-23T16:06:00Z">
          <w:pPr>
            <w:tabs>
              <w:tab w:val="left" w:pos="1305"/>
            </w:tabs>
            <w:jc w:val="center"/>
          </w:pPr>
        </w:pPrChange>
      </w:pPr>
      <w:ins w:id="1168" w:author="Ryan" w:date="2017-03-23T16:05:00Z">
        <w:r>
          <w:tab/>
          <w:t>background-image:url(../images/here.png);</w:t>
        </w:r>
      </w:ins>
    </w:p>
    <w:p w:rsidR="0024259E" w:rsidRDefault="0024259E">
      <w:pPr>
        <w:tabs>
          <w:tab w:val="left" w:pos="1305"/>
        </w:tabs>
        <w:rPr>
          <w:ins w:id="1169" w:author="Ryan" w:date="2017-03-23T16:05:00Z"/>
        </w:rPr>
        <w:pPrChange w:id="1170" w:author="Ryan" w:date="2017-03-23T16:06:00Z">
          <w:pPr>
            <w:tabs>
              <w:tab w:val="left" w:pos="1305"/>
            </w:tabs>
            <w:jc w:val="center"/>
          </w:pPr>
        </w:pPrChange>
      </w:pPr>
      <w:ins w:id="1171" w:author="Ryan" w:date="2017-03-23T16:05:00Z">
        <w:r>
          <w:tab/>
          <w:t>background-size:cover;</w:t>
        </w:r>
      </w:ins>
    </w:p>
    <w:p w:rsidR="0024259E" w:rsidRDefault="0024259E">
      <w:pPr>
        <w:tabs>
          <w:tab w:val="left" w:pos="1305"/>
        </w:tabs>
        <w:rPr>
          <w:ins w:id="1172" w:author="Ryan" w:date="2017-03-23T16:05:00Z"/>
        </w:rPr>
        <w:pPrChange w:id="1173" w:author="Ryan" w:date="2017-03-23T16:06:00Z">
          <w:pPr>
            <w:tabs>
              <w:tab w:val="left" w:pos="1305"/>
            </w:tabs>
            <w:jc w:val="center"/>
          </w:pPr>
        </w:pPrChange>
      </w:pPr>
      <w:ins w:id="1174" w:author="Ryan" w:date="2017-03-23T16:05:00Z">
        <w:r>
          <w:tab/>
          <w:t>border-radius:5px;</w:t>
        </w:r>
      </w:ins>
    </w:p>
    <w:p w:rsidR="0024259E" w:rsidRDefault="0024259E">
      <w:pPr>
        <w:tabs>
          <w:tab w:val="left" w:pos="1305"/>
        </w:tabs>
        <w:rPr>
          <w:ins w:id="1175" w:author="Ryan" w:date="2017-03-23T16:05:00Z"/>
        </w:rPr>
        <w:pPrChange w:id="1176" w:author="Ryan" w:date="2017-03-23T16:06:00Z">
          <w:pPr>
            <w:tabs>
              <w:tab w:val="left" w:pos="1305"/>
            </w:tabs>
            <w:jc w:val="center"/>
          </w:pPr>
        </w:pPrChange>
      </w:pPr>
      <w:ins w:id="1177" w:author="Ryan" w:date="2017-03-23T16:05:00Z">
        <w:r>
          <w:tab/>
          <w:t>overflow:hidden;</w:t>
        </w:r>
      </w:ins>
    </w:p>
    <w:p w:rsidR="0024259E" w:rsidRDefault="0024259E">
      <w:pPr>
        <w:tabs>
          <w:tab w:val="left" w:pos="1305"/>
        </w:tabs>
        <w:rPr>
          <w:ins w:id="1178" w:author="Ryan" w:date="2017-03-23T16:05:00Z"/>
        </w:rPr>
        <w:pPrChange w:id="1179" w:author="Ryan" w:date="2017-03-23T16:06:00Z">
          <w:pPr>
            <w:tabs>
              <w:tab w:val="left" w:pos="1305"/>
            </w:tabs>
            <w:jc w:val="center"/>
          </w:pPr>
        </w:pPrChange>
      </w:pPr>
      <w:ins w:id="1180" w:author="Ryan" w:date="2017-03-23T16:05:00Z">
        <w:r>
          <w:t>}</w:t>
        </w:r>
      </w:ins>
    </w:p>
    <w:p w:rsidR="0024259E" w:rsidRDefault="0024259E">
      <w:pPr>
        <w:tabs>
          <w:tab w:val="left" w:pos="1305"/>
        </w:tabs>
        <w:rPr>
          <w:ins w:id="1181" w:author="Ryan" w:date="2017-03-23T16:05:00Z"/>
        </w:rPr>
        <w:pPrChange w:id="1182" w:author="Ryan" w:date="2017-03-23T16:06:00Z">
          <w:pPr>
            <w:tabs>
              <w:tab w:val="left" w:pos="1305"/>
            </w:tabs>
            <w:jc w:val="center"/>
          </w:pPr>
        </w:pPrChange>
      </w:pPr>
      <w:ins w:id="1183" w:author="Ryan" w:date="2017-03-23T16:05:00Z">
        <w:r>
          <w:t>.cod {</w:t>
        </w:r>
      </w:ins>
    </w:p>
    <w:p w:rsidR="0024259E" w:rsidRDefault="0024259E">
      <w:pPr>
        <w:tabs>
          <w:tab w:val="left" w:pos="1305"/>
        </w:tabs>
        <w:rPr>
          <w:ins w:id="1184" w:author="Ryan" w:date="2017-03-23T16:05:00Z"/>
        </w:rPr>
        <w:pPrChange w:id="1185" w:author="Ryan" w:date="2017-03-23T16:06:00Z">
          <w:pPr>
            <w:tabs>
              <w:tab w:val="left" w:pos="1305"/>
            </w:tabs>
            <w:jc w:val="center"/>
          </w:pPr>
        </w:pPrChange>
      </w:pPr>
      <w:ins w:id="1186" w:author="Ryan" w:date="2017-03-23T16:05:00Z">
        <w:r>
          <w:tab/>
          <w:t>width:462px;</w:t>
        </w:r>
      </w:ins>
    </w:p>
    <w:p w:rsidR="0024259E" w:rsidRDefault="0024259E">
      <w:pPr>
        <w:tabs>
          <w:tab w:val="left" w:pos="1305"/>
        </w:tabs>
        <w:rPr>
          <w:ins w:id="1187" w:author="Ryan" w:date="2017-03-23T16:05:00Z"/>
        </w:rPr>
        <w:pPrChange w:id="1188" w:author="Ryan" w:date="2017-03-23T16:06:00Z">
          <w:pPr>
            <w:tabs>
              <w:tab w:val="left" w:pos="1305"/>
            </w:tabs>
            <w:jc w:val="center"/>
          </w:pPr>
        </w:pPrChange>
      </w:pPr>
      <w:ins w:id="1189" w:author="Ryan" w:date="2017-03-23T16:05:00Z">
        <w:r>
          <w:tab/>
          <w:t>height:320px;</w:t>
        </w:r>
      </w:ins>
    </w:p>
    <w:p w:rsidR="0024259E" w:rsidRDefault="0024259E">
      <w:pPr>
        <w:tabs>
          <w:tab w:val="left" w:pos="1305"/>
        </w:tabs>
        <w:rPr>
          <w:ins w:id="1190" w:author="Ryan" w:date="2017-03-23T16:05:00Z"/>
        </w:rPr>
        <w:pPrChange w:id="1191" w:author="Ryan" w:date="2017-03-23T16:06:00Z">
          <w:pPr>
            <w:tabs>
              <w:tab w:val="left" w:pos="1305"/>
            </w:tabs>
            <w:jc w:val="center"/>
          </w:pPr>
        </w:pPrChange>
      </w:pPr>
      <w:ins w:id="1192" w:author="Ryan" w:date="2017-03-23T16:05:00Z">
        <w:r>
          <w:tab/>
          <w:t>box-shadow:inset 1px 1px 40px 0 rgba(0,0,0,.45);</w:t>
        </w:r>
      </w:ins>
    </w:p>
    <w:p w:rsidR="0024259E" w:rsidRDefault="0024259E">
      <w:pPr>
        <w:tabs>
          <w:tab w:val="left" w:pos="1305"/>
        </w:tabs>
        <w:rPr>
          <w:ins w:id="1193" w:author="Ryan" w:date="2017-03-23T16:05:00Z"/>
        </w:rPr>
        <w:pPrChange w:id="1194" w:author="Ryan" w:date="2017-03-23T16:06:00Z">
          <w:pPr>
            <w:tabs>
              <w:tab w:val="left" w:pos="1305"/>
            </w:tabs>
            <w:jc w:val="center"/>
          </w:pPr>
        </w:pPrChange>
      </w:pPr>
      <w:ins w:id="1195" w:author="Ryan" w:date="2017-03-23T16:05:00Z">
        <w:r>
          <w:tab/>
          <w:t>border-bottom:2px solid #fff;</w:t>
        </w:r>
      </w:ins>
    </w:p>
    <w:p w:rsidR="0024259E" w:rsidRDefault="0024259E">
      <w:pPr>
        <w:tabs>
          <w:tab w:val="left" w:pos="1305"/>
        </w:tabs>
        <w:rPr>
          <w:ins w:id="1196" w:author="Ryan" w:date="2017-03-23T16:05:00Z"/>
        </w:rPr>
        <w:pPrChange w:id="1197" w:author="Ryan" w:date="2017-03-23T16:06:00Z">
          <w:pPr>
            <w:tabs>
              <w:tab w:val="left" w:pos="1305"/>
            </w:tabs>
            <w:jc w:val="center"/>
          </w:pPr>
        </w:pPrChange>
      </w:pPr>
      <w:ins w:id="1198" w:author="Ryan" w:date="2017-03-23T16:05:00Z">
        <w:r>
          <w:tab/>
          <w:t>border-right:2px solid #fff;</w:t>
        </w:r>
      </w:ins>
    </w:p>
    <w:p w:rsidR="0024259E" w:rsidRDefault="0024259E">
      <w:pPr>
        <w:tabs>
          <w:tab w:val="left" w:pos="1305"/>
        </w:tabs>
        <w:rPr>
          <w:ins w:id="1199" w:author="Ryan" w:date="2017-03-23T16:05:00Z"/>
        </w:rPr>
        <w:pPrChange w:id="1200" w:author="Ryan" w:date="2017-03-23T16:06:00Z">
          <w:pPr>
            <w:tabs>
              <w:tab w:val="left" w:pos="1305"/>
            </w:tabs>
            <w:jc w:val="center"/>
          </w:pPr>
        </w:pPrChange>
      </w:pPr>
      <w:ins w:id="1201" w:author="Ryan" w:date="2017-03-23T16:05:00Z">
        <w:r>
          <w:tab/>
          <w:t>margin-left:auto;</w:t>
        </w:r>
      </w:ins>
    </w:p>
    <w:p w:rsidR="0024259E" w:rsidRDefault="0024259E">
      <w:pPr>
        <w:tabs>
          <w:tab w:val="left" w:pos="1305"/>
        </w:tabs>
        <w:rPr>
          <w:ins w:id="1202" w:author="Ryan" w:date="2017-03-23T16:05:00Z"/>
        </w:rPr>
        <w:pPrChange w:id="1203" w:author="Ryan" w:date="2017-03-23T16:06:00Z">
          <w:pPr>
            <w:tabs>
              <w:tab w:val="left" w:pos="1305"/>
            </w:tabs>
            <w:jc w:val="center"/>
          </w:pPr>
        </w:pPrChange>
      </w:pPr>
      <w:ins w:id="1204" w:author="Ryan" w:date="2017-03-23T16:05:00Z">
        <w:r>
          <w:tab/>
          <w:t>margin-right:auto;</w:t>
        </w:r>
      </w:ins>
    </w:p>
    <w:p w:rsidR="0024259E" w:rsidRDefault="0024259E">
      <w:pPr>
        <w:tabs>
          <w:tab w:val="left" w:pos="1305"/>
        </w:tabs>
        <w:rPr>
          <w:ins w:id="1205" w:author="Ryan" w:date="2017-03-23T16:05:00Z"/>
        </w:rPr>
        <w:pPrChange w:id="1206" w:author="Ryan" w:date="2017-03-23T16:06:00Z">
          <w:pPr>
            <w:tabs>
              <w:tab w:val="left" w:pos="1305"/>
            </w:tabs>
            <w:jc w:val="center"/>
          </w:pPr>
        </w:pPrChange>
      </w:pPr>
      <w:ins w:id="1207" w:author="Ryan" w:date="2017-03-23T16:05:00Z">
        <w:r>
          <w:tab/>
          <w:t>background-image:url(../images/codinfinitewarfare.png);</w:t>
        </w:r>
      </w:ins>
    </w:p>
    <w:p w:rsidR="0024259E" w:rsidRDefault="0024259E">
      <w:pPr>
        <w:tabs>
          <w:tab w:val="left" w:pos="1305"/>
        </w:tabs>
        <w:rPr>
          <w:ins w:id="1208" w:author="Ryan" w:date="2017-03-23T16:05:00Z"/>
        </w:rPr>
        <w:pPrChange w:id="1209" w:author="Ryan" w:date="2017-03-23T16:06:00Z">
          <w:pPr>
            <w:tabs>
              <w:tab w:val="left" w:pos="1305"/>
            </w:tabs>
            <w:jc w:val="center"/>
          </w:pPr>
        </w:pPrChange>
      </w:pPr>
      <w:ins w:id="1210" w:author="Ryan" w:date="2017-03-23T16:05:00Z">
        <w:r>
          <w:tab/>
          <w:t>background-size:cover;</w:t>
        </w:r>
      </w:ins>
    </w:p>
    <w:p w:rsidR="0024259E" w:rsidRDefault="0024259E">
      <w:pPr>
        <w:tabs>
          <w:tab w:val="left" w:pos="1305"/>
        </w:tabs>
        <w:rPr>
          <w:ins w:id="1211" w:author="Ryan" w:date="2017-03-23T16:05:00Z"/>
        </w:rPr>
        <w:pPrChange w:id="1212" w:author="Ryan" w:date="2017-03-23T16:06:00Z">
          <w:pPr>
            <w:tabs>
              <w:tab w:val="left" w:pos="1305"/>
            </w:tabs>
            <w:jc w:val="center"/>
          </w:pPr>
        </w:pPrChange>
      </w:pPr>
      <w:ins w:id="1213" w:author="Ryan" w:date="2017-03-23T16:05:00Z">
        <w:r>
          <w:tab/>
          <w:t>border-radius:5px;</w:t>
        </w:r>
      </w:ins>
    </w:p>
    <w:p w:rsidR="0024259E" w:rsidRDefault="0024259E">
      <w:pPr>
        <w:tabs>
          <w:tab w:val="left" w:pos="1305"/>
        </w:tabs>
        <w:rPr>
          <w:ins w:id="1214" w:author="Ryan" w:date="2017-03-23T16:05:00Z"/>
        </w:rPr>
        <w:pPrChange w:id="1215" w:author="Ryan" w:date="2017-03-23T16:06:00Z">
          <w:pPr>
            <w:tabs>
              <w:tab w:val="left" w:pos="1305"/>
            </w:tabs>
            <w:jc w:val="center"/>
          </w:pPr>
        </w:pPrChange>
      </w:pPr>
      <w:ins w:id="1216" w:author="Ryan" w:date="2017-03-23T16:05:00Z">
        <w:r>
          <w:tab/>
          <w:t>overflow:hidden;</w:t>
        </w:r>
      </w:ins>
    </w:p>
    <w:p w:rsidR="0024259E" w:rsidRDefault="0024259E">
      <w:pPr>
        <w:tabs>
          <w:tab w:val="left" w:pos="1305"/>
        </w:tabs>
        <w:rPr>
          <w:ins w:id="1217" w:author="Ryan" w:date="2017-03-23T16:05:00Z"/>
        </w:rPr>
        <w:pPrChange w:id="1218" w:author="Ryan" w:date="2017-03-23T16:06:00Z">
          <w:pPr>
            <w:tabs>
              <w:tab w:val="left" w:pos="1305"/>
            </w:tabs>
            <w:jc w:val="center"/>
          </w:pPr>
        </w:pPrChange>
      </w:pPr>
      <w:ins w:id="1219" w:author="Ryan" w:date="2017-03-23T16:05:00Z">
        <w:r>
          <w:t>}</w:t>
        </w:r>
        <w:r>
          <w:tab/>
        </w:r>
        <w:r>
          <w:tab/>
        </w:r>
        <w:r>
          <w:tab/>
          <w:t xml:space="preserve">  </w:t>
        </w:r>
      </w:ins>
    </w:p>
    <w:p w:rsidR="0024259E" w:rsidRDefault="0024259E">
      <w:pPr>
        <w:tabs>
          <w:tab w:val="left" w:pos="1305"/>
        </w:tabs>
        <w:rPr>
          <w:ins w:id="1220" w:author="Ryan" w:date="2017-03-23T16:05:00Z"/>
        </w:rPr>
        <w:pPrChange w:id="1221" w:author="Ryan" w:date="2017-03-23T16:06:00Z">
          <w:pPr>
            <w:tabs>
              <w:tab w:val="left" w:pos="1305"/>
            </w:tabs>
            <w:jc w:val="center"/>
          </w:pPr>
        </w:pPrChange>
      </w:pPr>
      <w:ins w:id="1222" w:author="Ryan" w:date="2017-03-23T16:05:00Z">
        <w:r>
          <w:t>.zelda {</w:t>
        </w:r>
      </w:ins>
    </w:p>
    <w:p w:rsidR="0024259E" w:rsidRDefault="0024259E">
      <w:pPr>
        <w:tabs>
          <w:tab w:val="left" w:pos="1305"/>
        </w:tabs>
        <w:rPr>
          <w:ins w:id="1223" w:author="Ryan" w:date="2017-03-23T16:05:00Z"/>
        </w:rPr>
        <w:pPrChange w:id="1224" w:author="Ryan" w:date="2017-03-23T16:06:00Z">
          <w:pPr>
            <w:tabs>
              <w:tab w:val="left" w:pos="1305"/>
            </w:tabs>
            <w:jc w:val="center"/>
          </w:pPr>
        </w:pPrChange>
      </w:pPr>
      <w:ins w:id="1225" w:author="Ryan" w:date="2017-03-23T16:05:00Z">
        <w:r>
          <w:tab/>
          <w:t>width:462px;</w:t>
        </w:r>
      </w:ins>
    </w:p>
    <w:p w:rsidR="0024259E" w:rsidRDefault="0024259E">
      <w:pPr>
        <w:tabs>
          <w:tab w:val="left" w:pos="1305"/>
        </w:tabs>
        <w:rPr>
          <w:ins w:id="1226" w:author="Ryan" w:date="2017-03-23T16:05:00Z"/>
        </w:rPr>
        <w:pPrChange w:id="1227" w:author="Ryan" w:date="2017-03-23T16:06:00Z">
          <w:pPr>
            <w:tabs>
              <w:tab w:val="left" w:pos="1305"/>
            </w:tabs>
            <w:jc w:val="center"/>
          </w:pPr>
        </w:pPrChange>
      </w:pPr>
      <w:ins w:id="1228" w:author="Ryan" w:date="2017-03-23T16:05:00Z">
        <w:r>
          <w:tab/>
          <w:t>height:320px;</w:t>
        </w:r>
      </w:ins>
    </w:p>
    <w:p w:rsidR="0024259E" w:rsidRDefault="0024259E">
      <w:pPr>
        <w:tabs>
          <w:tab w:val="left" w:pos="1305"/>
        </w:tabs>
        <w:rPr>
          <w:ins w:id="1229" w:author="Ryan" w:date="2017-03-23T16:05:00Z"/>
        </w:rPr>
        <w:pPrChange w:id="1230" w:author="Ryan" w:date="2017-03-23T16:06:00Z">
          <w:pPr>
            <w:tabs>
              <w:tab w:val="left" w:pos="1305"/>
            </w:tabs>
            <w:jc w:val="center"/>
          </w:pPr>
        </w:pPrChange>
      </w:pPr>
      <w:ins w:id="1231" w:author="Ryan" w:date="2017-03-23T16:05:00Z">
        <w:r>
          <w:tab/>
          <w:t>box-shadow:inset 1px 1px 40px 0 rgba(0,0,0,.45);</w:t>
        </w:r>
      </w:ins>
    </w:p>
    <w:p w:rsidR="0024259E" w:rsidRDefault="0024259E">
      <w:pPr>
        <w:tabs>
          <w:tab w:val="left" w:pos="1305"/>
        </w:tabs>
        <w:rPr>
          <w:ins w:id="1232" w:author="Ryan" w:date="2017-03-23T16:05:00Z"/>
        </w:rPr>
        <w:pPrChange w:id="1233" w:author="Ryan" w:date="2017-03-23T16:06:00Z">
          <w:pPr>
            <w:tabs>
              <w:tab w:val="left" w:pos="1305"/>
            </w:tabs>
            <w:jc w:val="center"/>
          </w:pPr>
        </w:pPrChange>
      </w:pPr>
      <w:ins w:id="1234" w:author="Ryan" w:date="2017-03-23T16:05:00Z">
        <w:r>
          <w:tab/>
          <w:t>border-bottom:2px solid #fff;</w:t>
        </w:r>
      </w:ins>
    </w:p>
    <w:p w:rsidR="0024259E" w:rsidRDefault="0024259E">
      <w:pPr>
        <w:tabs>
          <w:tab w:val="left" w:pos="1305"/>
        </w:tabs>
        <w:rPr>
          <w:ins w:id="1235" w:author="Ryan" w:date="2017-03-23T16:05:00Z"/>
        </w:rPr>
        <w:pPrChange w:id="1236" w:author="Ryan" w:date="2017-03-23T16:06:00Z">
          <w:pPr>
            <w:tabs>
              <w:tab w:val="left" w:pos="1305"/>
            </w:tabs>
            <w:jc w:val="center"/>
          </w:pPr>
        </w:pPrChange>
      </w:pPr>
      <w:ins w:id="1237" w:author="Ryan" w:date="2017-03-23T16:05:00Z">
        <w:r>
          <w:tab/>
          <w:t>border-right:2px solid #fff;</w:t>
        </w:r>
      </w:ins>
    </w:p>
    <w:p w:rsidR="0024259E" w:rsidRDefault="0024259E">
      <w:pPr>
        <w:tabs>
          <w:tab w:val="left" w:pos="1305"/>
        </w:tabs>
        <w:rPr>
          <w:ins w:id="1238" w:author="Ryan" w:date="2017-03-23T16:05:00Z"/>
        </w:rPr>
        <w:pPrChange w:id="1239" w:author="Ryan" w:date="2017-03-23T16:06:00Z">
          <w:pPr>
            <w:tabs>
              <w:tab w:val="left" w:pos="1305"/>
            </w:tabs>
            <w:jc w:val="center"/>
          </w:pPr>
        </w:pPrChange>
      </w:pPr>
      <w:ins w:id="1240" w:author="Ryan" w:date="2017-03-23T16:05:00Z">
        <w:r>
          <w:lastRenderedPageBreak/>
          <w:tab/>
          <w:t>margin-left:auto;</w:t>
        </w:r>
      </w:ins>
    </w:p>
    <w:p w:rsidR="0024259E" w:rsidRDefault="0024259E">
      <w:pPr>
        <w:tabs>
          <w:tab w:val="left" w:pos="1305"/>
        </w:tabs>
        <w:rPr>
          <w:ins w:id="1241" w:author="Ryan" w:date="2017-03-23T16:05:00Z"/>
        </w:rPr>
        <w:pPrChange w:id="1242" w:author="Ryan" w:date="2017-03-23T16:06:00Z">
          <w:pPr>
            <w:tabs>
              <w:tab w:val="left" w:pos="1305"/>
            </w:tabs>
            <w:jc w:val="center"/>
          </w:pPr>
        </w:pPrChange>
      </w:pPr>
      <w:ins w:id="1243" w:author="Ryan" w:date="2017-03-23T16:05:00Z">
        <w:r>
          <w:tab/>
          <w:t>margin-right:auto;</w:t>
        </w:r>
      </w:ins>
    </w:p>
    <w:p w:rsidR="0024259E" w:rsidRDefault="0024259E">
      <w:pPr>
        <w:tabs>
          <w:tab w:val="left" w:pos="1305"/>
        </w:tabs>
        <w:rPr>
          <w:ins w:id="1244" w:author="Ryan" w:date="2017-03-23T16:05:00Z"/>
        </w:rPr>
        <w:pPrChange w:id="1245" w:author="Ryan" w:date="2017-03-23T16:06:00Z">
          <w:pPr>
            <w:tabs>
              <w:tab w:val="left" w:pos="1305"/>
            </w:tabs>
            <w:jc w:val="center"/>
          </w:pPr>
        </w:pPrChange>
      </w:pPr>
      <w:ins w:id="1246" w:author="Ryan" w:date="2017-03-23T16:05:00Z">
        <w:r>
          <w:tab/>
          <w:t>background-image:url(../images/breathofthewild2.png);</w:t>
        </w:r>
      </w:ins>
    </w:p>
    <w:p w:rsidR="0024259E" w:rsidRDefault="0024259E">
      <w:pPr>
        <w:tabs>
          <w:tab w:val="left" w:pos="1305"/>
        </w:tabs>
        <w:rPr>
          <w:ins w:id="1247" w:author="Ryan" w:date="2017-03-23T16:05:00Z"/>
        </w:rPr>
        <w:pPrChange w:id="1248" w:author="Ryan" w:date="2017-03-23T16:06:00Z">
          <w:pPr>
            <w:tabs>
              <w:tab w:val="left" w:pos="1305"/>
            </w:tabs>
            <w:jc w:val="center"/>
          </w:pPr>
        </w:pPrChange>
      </w:pPr>
      <w:ins w:id="1249" w:author="Ryan" w:date="2017-03-23T16:05:00Z">
        <w:r>
          <w:tab/>
          <w:t>background-size:cover;</w:t>
        </w:r>
      </w:ins>
    </w:p>
    <w:p w:rsidR="0024259E" w:rsidRDefault="0024259E">
      <w:pPr>
        <w:tabs>
          <w:tab w:val="left" w:pos="1305"/>
        </w:tabs>
        <w:rPr>
          <w:ins w:id="1250" w:author="Ryan" w:date="2017-03-23T16:05:00Z"/>
        </w:rPr>
        <w:pPrChange w:id="1251" w:author="Ryan" w:date="2017-03-23T16:06:00Z">
          <w:pPr>
            <w:tabs>
              <w:tab w:val="left" w:pos="1305"/>
            </w:tabs>
            <w:jc w:val="center"/>
          </w:pPr>
        </w:pPrChange>
      </w:pPr>
      <w:ins w:id="1252" w:author="Ryan" w:date="2017-03-23T16:05:00Z">
        <w:r>
          <w:tab/>
          <w:t>border-radius:5px;</w:t>
        </w:r>
      </w:ins>
    </w:p>
    <w:p w:rsidR="0024259E" w:rsidRDefault="0024259E">
      <w:pPr>
        <w:tabs>
          <w:tab w:val="left" w:pos="1305"/>
        </w:tabs>
        <w:rPr>
          <w:ins w:id="1253" w:author="Ryan" w:date="2017-03-23T16:05:00Z"/>
        </w:rPr>
        <w:pPrChange w:id="1254" w:author="Ryan" w:date="2017-03-23T16:06:00Z">
          <w:pPr>
            <w:tabs>
              <w:tab w:val="left" w:pos="1305"/>
            </w:tabs>
            <w:jc w:val="center"/>
          </w:pPr>
        </w:pPrChange>
      </w:pPr>
      <w:ins w:id="1255" w:author="Ryan" w:date="2017-03-23T16:05:00Z">
        <w:r>
          <w:tab/>
          <w:t>overflow:hidden;</w:t>
        </w:r>
      </w:ins>
    </w:p>
    <w:p w:rsidR="0024259E" w:rsidRDefault="0024259E">
      <w:pPr>
        <w:tabs>
          <w:tab w:val="left" w:pos="1305"/>
        </w:tabs>
        <w:rPr>
          <w:ins w:id="1256" w:author="Ryan" w:date="2017-03-23T16:05:00Z"/>
        </w:rPr>
        <w:pPrChange w:id="1257" w:author="Ryan" w:date="2017-03-23T16:06:00Z">
          <w:pPr>
            <w:tabs>
              <w:tab w:val="left" w:pos="1305"/>
            </w:tabs>
            <w:jc w:val="center"/>
          </w:pPr>
        </w:pPrChange>
      </w:pPr>
      <w:ins w:id="1258" w:author="Ryan" w:date="2017-03-23T16:05:00Z">
        <w:r>
          <w:t>}</w:t>
        </w:r>
      </w:ins>
    </w:p>
    <w:p w:rsidR="0024259E" w:rsidRDefault="0024259E">
      <w:pPr>
        <w:tabs>
          <w:tab w:val="left" w:pos="1305"/>
        </w:tabs>
        <w:rPr>
          <w:ins w:id="1259" w:author="Ryan" w:date="2017-03-23T16:05:00Z"/>
        </w:rPr>
        <w:pPrChange w:id="1260" w:author="Ryan" w:date="2017-03-23T16:06:00Z">
          <w:pPr>
            <w:tabs>
              <w:tab w:val="left" w:pos="1305"/>
            </w:tabs>
            <w:jc w:val="center"/>
          </w:pPr>
        </w:pPrChange>
      </w:pPr>
      <w:ins w:id="1261" w:author="Ryan" w:date="2017-03-23T16:05:00Z">
        <w:r>
          <w:t>.battlefield {</w:t>
        </w:r>
      </w:ins>
    </w:p>
    <w:p w:rsidR="0024259E" w:rsidRDefault="0024259E">
      <w:pPr>
        <w:tabs>
          <w:tab w:val="left" w:pos="1305"/>
        </w:tabs>
        <w:rPr>
          <w:ins w:id="1262" w:author="Ryan" w:date="2017-03-23T16:05:00Z"/>
        </w:rPr>
        <w:pPrChange w:id="1263" w:author="Ryan" w:date="2017-03-23T16:06:00Z">
          <w:pPr>
            <w:tabs>
              <w:tab w:val="left" w:pos="1305"/>
            </w:tabs>
            <w:jc w:val="center"/>
          </w:pPr>
        </w:pPrChange>
      </w:pPr>
      <w:ins w:id="1264" w:author="Ryan" w:date="2017-03-23T16:05:00Z">
        <w:r>
          <w:tab/>
          <w:t>width:462px;</w:t>
        </w:r>
      </w:ins>
    </w:p>
    <w:p w:rsidR="0024259E" w:rsidRDefault="0024259E">
      <w:pPr>
        <w:tabs>
          <w:tab w:val="left" w:pos="1305"/>
        </w:tabs>
        <w:rPr>
          <w:ins w:id="1265" w:author="Ryan" w:date="2017-03-23T16:05:00Z"/>
        </w:rPr>
        <w:pPrChange w:id="1266" w:author="Ryan" w:date="2017-03-23T16:06:00Z">
          <w:pPr>
            <w:tabs>
              <w:tab w:val="left" w:pos="1305"/>
            </w:tabs>
            <w:jc w:val="center"/>
          </w:pPr>
        </w:pPrChange>
      </w:pPr>
      <w:ins w:id="1267" w:author="Ryan" w:date="2017-03-23T16:05:00Z">
        <w:r>
          <w:tab/>
          <w:t>height:320px;</w:t>
        </w:r>
      </w:ins>
    </w:p>
    <w:p w:rsidR="0024259E" w:rsidRDefault="0024259E">
      <w:pPr>
        <w:tabs>
          <w:tab w:val="left" w:pos="1305"/>
        </w:tabs>
        <w:rPr>
          <w:ins w:id="1268" w:author="Ryan" w:date="2017-03-23T16:05:00Z"/>
        </w:rPr>
        <w:pPrChange w:id="1269" w:author="Ryan" w:date="2017-03-23T16:06:00Z">
          <w:pPr>
            <w:tabs>
              <w:tab w:val="left" w:pos="1305"/>
            </w:tabs>
            <w:jc w:val="center"/>
          </w:pPr>
        </w:pPrChange>
      </w:pPr>
      <w:ins w:id="1270" w:author="Ryan" w:date="2017-03-23T16:05:00Z">
        <w:r>
          <w:tab/>
          <w:t>box-shadow:inset 1px 1px 40px 0 rgba(0,0,0,.45);</w:t>
        </w:r>
      </w:ins>
    </w:p>
    <w:p w:rsidR="0024259E" w:rsidRDefault="0024259E">
      <w:pPr>
        <w:tabs>
          <w:tab w:val="left" w:pos="1305"/>
        </w:tabs>
        <w:rPr>
          <w:ins w:id="1271" w:author="Ryan" w:date="2017-03-23T16:05:00Z"/>
        </w:rPr>
        <w:pPrChange w:id="1272" w:author="Ryan" w:date="2017-03-23T16:06:00Z">
          <w:pPr>
            <w:tabs>
              <w:tab w:val="left" w:pos="1305"/>
            </w:tabs>
            <w:jc w:val="center"/>
          </w:pPr>
        </w:pPrChange>
      </w:pPr>
      <w:ins w:id="1273" w:author="Ryan" w:date="2017-03-23T16:05:00Z">
        <w:r>
          <w:tab/>
          <w:t>border-bottom:2px solid #fff;</w:t>
        </w:r>
      </w:ins>
    </w:p>
    <w:p w:rsidR="0024259E" w:rsidRDefault="0024259E">
      <w:pPr>
        <w:tabs>
          <w:tab w:val="left" w:pos="1305"/>
        </w:tabs>
        <w:rPr>
          <w:ins w:id="1274" w:author="Ryan" w:date="2017-03-23T16:05:00Z"/>
        </w:rPr>
        <w:pPrChange w:id="1275" w:author="Ryan" w:date="2017-03-23T16:06:00Z">
          <w:pPr>
            <w:tabs>
              <w:tab w:val="left" w:pos="1305"/>
            </w:tabs>
            <w:jc w:val="center"/>
          </w:pPr>
        </w:pPrChange>
      </w:pPr>
      <w:ins w:id="1276" w:author="Ryan" w:date="2017-03-23T16:05:00Z">
        <w:r>
          <w:tab/>
          <w:t>border-right:2px solid #fff;</w:t>
        </w:r>
      </w:ins>
    </w:p>
    <w:p w:rsidR="0024259E" w:rsidRDefault="0024259E">
      <w:pPr>
        <w:tabs>
          <w:tab w:val="left" w:pos="1305"/>
        </w:tabs>
        <w:rPr>
          <w:ins w:id="1277" w:author="Ryan" w:date="2017-03-23T16:05:00Z"/>
        </w:rPr>
        <w:pPrChange w:id="1278" w:author="Ryan" w:date="2017-03-23T16:06:00Z">
          <w:pPr>
            <w:tabs>
              <w:tab w:val="left" w:pos="1305"/>
            </w:tabs>
            <w:jc w:val="center"/>
          </w:pPr>
        </w:pPrChange>
      </w:pPr>
      <w:ins w:id="1279" w:author="Ryan" w:date="2017-03-23T16:05:00Z">
        <w:r>
          <w:tab/>
          <w:t>margin-left:auto;</w:t>
        </w:r>
      </w:ins>
    </w:p>
    <w:p w:rsidR="0024259E" w:rsidRDefault="0024259E">
      <w:pPr>
        <w:tabs>
          <w:tab w:val="left" w:pos="1305"/>
        </w:tabs>
        <w:rPr>
          <w:ins w:id="1280" w:author="Ryan" w:date="2017-03-23T16:05:00Z"/>
        </w:rPr>
        <w:pPrChange w:id="1281" w:author="Ryan" w:date="2017-03-23T16:06:00Z">
          <w:pPr>
            <w:tabs>
              <w:tab w:val="left" w:pos="1305"/>
            </w:tabs>
            <w:jc w:val="center"/>
          </w:pPr>
        </w:pPrChange>
      </w:pPr>
      <w:ins w:id="1282" w:author="Ryan" w:date="2017-03-23T16:05:00Z">
        <w:r>
          <w:tab/>
          <w:t>margin-right:auto;</w:t>
        </w:r>
      </w:ins>
    </w:p>
    <w:p w:rsidR="0024259E" w:rsidRDefault="0024259E">
      <w:pPr>
        <w:tabs>
          <w:tab w:val="left" w:pos="1305"/>
        </w:tabs>
        <w:rPr>
          <w:ins w:id="1283" w:author="Ryan" w:date="2017-03-23T16:05:00Z"/>
        </w:rPr>
        <w:pPrChange w:id="1284" w:author="Ryan" w:date="2017-03-23T16:06:00Z">
          <w:pPr>
            <w:tabs>
              <w:tab w:val="left" w:pos="1305"/>
            </w:tabs>
            <w:jc w:val="center"/>
          </w:pPr>
        </w:pPrChange>
      </w:pPr>
      <w:ins w:id="1285" w:author="Ryan" w:date="2017-03-23T16:05:00Z">
        <w:r>
          <w:tab/>
          <w:t>background-image:url(../images/battlefield1.png);</w:t>
        </w:r>
      </w:ins>
    </w:p>
    <w:p w:rsidR="0024259E" w:rsidRDefault="0024259E">
      <w:pPr>
        <w:tabs>
          <w:tab w:val="left" w:pos="1305"/>
        </w:tabs>
        <w:rPr>
          <w:ins w:id="1286" w:author="Ryan" w:date="2017-03-23T16:05:00Z"/>
        </w:rPr>
        <w:pPrChange w:id="1287" w:author="Ryan" w:date="2017-03-23T16:06:00Z">
          <w:pPr>
            <w:tabs>
              <w:tab w:val="left" w:pos="1305"/>
            </w:tabs>
            <w:jc w:val="center"/>
          </w:pPr>
        </w:pPrChange>
      </w:pPr>
      <w:ins w:id="1288" w:author="Ryan" w:date="2017-03-23T16:05:00Z">
        <w:r>
          <w:tab/>
          <w:t>background-size:cover;</w:t>
        </w:r>
      </w:ins>
    </w:p>
    <w:p w:rsidR="0024259E" w:rsidRDefault="0024259E">
      <w:pPr>
        <w:tabs>
          <w:tab w:val="left" w:pos="1305"/>
        </w:tabs>
        <w:rPr>
          <w:ins w:id="1289" w:author="Ryan" w:date="2017-03-23T16:05:00Z"/>
        </w:rPr>
        <w:pPrChange w:id="1290" w:author="Ryan" w:date="2017-03-23T16:06:00Z">
          <w:pPr>
            <w:tabs>
              <w:tab w:val="left" w:pos="1305"/>
            </w:tabs>
            <w:jc w:val="center"/>
          </w:pPr>
        </w:pPrChange>
      </w:pPr>
      <w:ins w:id="1291" w:author="Ryan" w:date="2017-03-23T16:05:00Z">
        <w:r>
          <w:tab/>
          <w:t>border-radius:5px;</w:t>
        </w:r>
      </w:ins>
    </w:p>
    <w:p w:rsidR="0024259E" w:rsidRDefault="0024259E">
      <w:pPr>
        <w:tabs>
          <w:tab w:val="left" w:pos="1305"/>
        </w:tabs>
        <w:rPr>
          <w:ins w:id="1292" w:author="Ryan" w:date="2017-03-23T16:05:00Z"/>
        </w:rPr>
        <w:pPrChange w:id="1293" w:author="Ryan" w:date="2017-03-23T16:06:00Z">
          <w:pPr>
            <w:tabs>
              <w:tab w:val="left" w:pos="1305"/>
            </w:tabs>
            <w:jc w:val="center"/>
          </w:pPr>
        </w:pPrChange>
      </w:pPr>
      <w:ins w:id="1294" w:author="Ryan" w:date="2017-03-23T16:05:00Z">
        <w:r>
          <w:tab/>
          <w:t>overflow:hidden;</w:t>
        </w:r>
      </w:ins>
    </w:p>
    <w:p w:rsidR="0024259E" w:rsidRDefault="0024259E">
      <w:pPr>
        <w:tabs>
          <w:tab w:val="left" w:pos="1305"/>
        </w:tabs>
        <w:rPr>
          <w:ins w:id="1295" w:author="Ryan" w:date="2017-03-23T16:05:00Z"/>
        </w:rPr>
        <w:pPrChange w:id="1296" w:author="Ryan" w:date="2017-03-23T16:06:00Z">
          <w:pPr>
            <w:tabs>
              <w:tab w:val="left" w:pos="1305"/>
            </w:tabs>
            <w:jc w:val="center"/>
          </w:pPr>
        </w:pPrChange>
      </w:pPr>
      <w:ins w:id="1297" w:author="Ryan" w:date="2017-03-23T16:05:00Z">
        <w:r>
          <w:t>}</w:t>
        </w:r>
        <w:r>
          <w:tab/>
        </w:r>
      </w:ins>
    </w:p>
    <w:p w:rsidR="0024259E" w:rsidRDefault="0024259E">
      <w:pPr>
        <w:tabs>
          <w:tab w:val="left" w:pos="1305"/>
        </w:tabs>
        <w:rPr>
          <w:ins w:id="1298" w:author="Ryan" w:date="2017-03-23T16:05:00Z"/>
        </w:rPr>
        <w:pPrChange w:id="1299" w:author="Ryan" w:date="2017-03-23T16:06:00Z">
          <w:pPr>
            <w:tabs>
              <w:tab w:val="left" w:pos="1305"/>
            </w:tabs>
            <w:jc w:val="center"/>
          </w:pPr>
        </w:pPrChange>
      </w:pPr>
      <w:ins w:id="1300" w:author="Ryan" w:date="2017-03-23T16:05:00Z">
        <w:r>
          <w:t>.newsimg2 {</w:t>
        </w:r>
      </w:ins>
    </w:p>
    <w:p w:rsidR="0024259E" w:rsidRDefault="0024259E">
      <w:pPr>
        <w:tabs>
          <w:tab w:val="left" w:pos="1305"/>
        </w:tabs>
        <w:rPr>
          <w:ins w:id="1301" w:author="Ryan" w:date="2017-03-23T16:05:00Z"/>
        </w:rPr>
        <w:pPrChange w:id="1302" w:author="Ryan" w:date="2017-03-23T16:06:00Z">
          <w:pPr>
            <w:tabs>
              <w:tab w:val="left" w:pos="1305"/>
            </w:tabs>
            <w:jc w:val="center"/>
          </w:pPr>
        </w:pPrChange>
      </w:pPr>
      <w:ins w:id="1303" w:author="Ryan" w:date="2017-03-23T16:05:00Z">
        <w:r>
          <w:tab/>
          <w:t>width:462px;</w:t>
        </w:r>
      </w:ins>
    </w:p>
    <w:p w:rsidR="0024259E" w:rsidRDefault="0024259E">
      <w:pPr>
        <w:tabs>
          <w:tab w:val="left" w:pos="1305"/>
        </w:tabs>
        <w:rPr>
          <w:ins w:id="1304" w:author="Ryan" w:date="2017-03-23T16:05:00Z"/>
        </w:rPr>
        <w:pPrChange w:id="1305" w:author="Ryan" w:date="2017-03-23T16:06:00Z">
          <w:pPr>
            <w:tabs>
              <w:tab w:val="left" w:pos="1305"/>
            </w:tabs>
            <w:jc w:val="center"/>
          </w:pPr>
        </w:pPrChange>
      </w:pPr>
      <w:ins w:id="1306" w:author="Ryan" w:date="2017-03-23T16:05:00Z">
        <w:r>
          <w:tab/>
          <w:t>height:320px;</w:t>
        </w:r>
      </w:ins>
    </w:p>
    <w:p w:rsidR="0024259E" w:rsidRDefault="0024259E">
      <w:pPr>
        <w:tabs>
          <w:tab w:val="left" w:pos="1305"/>
        </w:tabs>
        <w:rPr>
          <w:ins w:id="1307" w:author="Ryan" w:date="2017-03-23T16:05:00Z"/>
        </w:rPr>
        <w:pPrChange w:id="1308" w:author="Ryan" w:date="2017-03-23T16:06:00Z">
          <w:pPr>
            <w:tabs>
              <w:tab w:val="left" w:pos="1305"/>
            </w:tabs>
            <w:jc w:val="center"/>
          </w:pPr>
        </w:pPrChange>
      </w:pPr>
      <w:ins w:id="1309" w:author="Ryan" w:date="2017-03-23T16:05:00Z">
        <w:r>
          <w:tab/>
          <w:t>box-shadow:inset 1px 1px 40px 0 rgba(0,0,0,.45);</w:t>
        </w:r>
      </w:ins>
    </w:p>
    <w:p w:rsidR="0024259E" w:rsidRDefault="0024259E">
      <w:pPr>
        <w:tabs>
          <w:tab w:val="left" w:pos="1305"/>
        </w:tabs>
        <w:rPr>
          <w:ins w:id="1310" w:author="Ryan" w:date="2017-03-23T16:05:00Z"/>
        </w:rPr>
        <w:pPrChange w:id="1311" w:author="Ryan" w:date="2017-03-23T16:06:00Z">
          <w:pPr>
            <w:tabs>
              <w:tab w:val="left" w:pos="1305"/>
            </w:tabs>
            <w:jc w:val="center"/>
          </w:pPr>
        </w:pPrChange>
      </w:pPr>
      <w:ins w:id="1312" w:author="Ryan" w:date="2017-03-23T16:05:00Z">
        <w:r>
          <w:tab/>
          <w:t>border-bottom:2px solid #fff;</w:t>
        </w:r>
      </w:ins>
    </w:p>
    <w:p w:rsidR="0024259E" w:rsidRDefault="0024259E">
      <w:pPr>
        <w:tabs>
          <w:tab w:val="left" w:pos="1305"/>
        </w:tabs>
        <w:rPr>
          <w:ins w:id="1313" w:author="Ryan" w:date="2017-03-23T16:05:00Z"/>
        </w:rPr>
        <w:pPrChange w:id="1314" w:author="Ryan" w:date="2017-03-23T16:06:00Z">
          <w:pPr>
            <w:tabs>
              <w:tab w:val="left" w:pos="1305"/>
            </w:tabs>
            <w:jc w:val="center"/>
          </w:pPr>
        </w:pPrChange>
      </w:pPr>
      <w:ins w:id="1315" w:author="Ryan" w:date="2017-03-23T16:05:00Z">
        <w:r>
          <w:tab/>
          <w:t>border-right:2px solid #fff;</w:t>
        </w:r>
      </w:ins>
    </w:p>
    <w:p w:rsidR="0024259E" w:rsidRDefault="0024259E">
      <w:pPr>
        <w:tabs>
          <w:tab w:val="left" w:pos="1305"/>
        </w:tabs>
        <w:rPr>
          <w:ins w:id="1316" w:author="Ryan" w:date="2017-03-23T16:05:00Z"/>
        </w:rPr>
        <w:pPrChange w:id="1317" w:author="Ryan" w:date="2017-03-23T16:06:00Z">
          <w:pPr>
            <w:tabs>
              <w:tab w:val="left" w:pos="1305"/>
            </w:tabs>
            <w:jc w:val="center"/>
          </w:pPr>
        </w:pPrChange>
      </w:pPr>
      <w:ins w:id="1318" w:author="Ryan" w:date="2017-03-23T16:05:00Z">
        <w:r>
          <w:tab/>
          <w:t>margin-left:auto;</w:t>
        </w:r>
      </w:ins>
    </w:p>
    <w:p w:rsidR="0024259E" w:rsidRDefault="0024259E">
      <w:pPr>
        <w:tabs>
          <w:tab w:val="left" w:pos="1305"/>
        </w:tabs>
        <w:rPr>
          <w:ins w:id="1319" w:author="Ryan" w:date="2017-03-23T16:05:00Z"/>
        </w:rPr>
        <w:pPrChange w:id="1320" w:author="Ryan" w:date="2017-03-23T16:06:00Z">
          <w:pPr>
            <w:tabs>
              <w:tab w:val="left" w:pos="1305"/>
            </w:tabs>
            <w:jc w:val="center"/>
          </w:pPr>
        </w:pPrChange>
      </w:pPr>
      <w:ins w:id="1321" w:author="Ryan" w:date="2017-03-23T16:05:00Z">
        <w:r>
          <w:tab/>
          <w:t>margin-right:auto;</w:t>
        </w:r>
      </w:ins>
    </w:p>
    <w:p w:rsidR="0024259E" w:rsidRDefault="0024259E">
      <w:pPr>
        <w:tabs>
          <w:tab w:val="left" w:pos="1305"/>
        </w:tabs>
        <w:rPr>
          <w:ins w:id="1322" w:author="Ryan" w:date="2017-03-23T16:05:00Z"/>
        </w:rPr>
        <w:pPrChange w:id="1323" w:author="Ryan" w:date="2017-03-23T16:06:00Z">
          <w:pPr>
            <w:tabs>
              <w:tab w:val="left" w:pos="1305"/>
            </w:tabs>
            <w:jc w:val="center"/>
          </w:pPr>
        </w:pPrChange>
      </w:pPr>
      <w:ins w:id="1324" w:author="Ryan" w:date="2017-03-23T16:05:00Z">
        <w:r>
          <w:tab/>
          <w:t>background-image:url(../images/1.jpg);</w:t>
        </w:r>
      </w:ins>
    </w:p>
    <w:p w:rsidR="0024259E" w:rsidRDefault="0024259E">
      <w:pPr>
        <w:tabs>
          <w:tab w:val="left" w:pos="1305"/>
        </w:tabs>
        <w:rPr>
          <w:ins w:id="1325" w:author="Ryan" w:date="2017-03-23T16:05:00Z"/>
        </w:rPr>
        <w:pPrChange w:id="1326" w:author="Ryan" w:date="2017-03-23T16:06:00Z">
          <w:pPr>
            <w:tabs>
              <w:tab w:val="left" w:pos="1305"/>
            </w:tabs>
            <w:jc w:val="center"/>
          </w:pPr>
        </w:pPrChange>
      </w:pPr>
      <w:ins w:id="1327" w:author="Ryan" w:date="2017-03-23T16:05:00Z">
        <w:r>
          <w:lastRenderedPageBreak/>
          <w:tab/>
          <w:t>background-size:cover;</w:t>
        </w:r>
      </w:ins>
    </w:p>
    <w:p w:rsidR="0024259E" w:rsidRDefault="0024259E">
      <w:pPr>
        <w:tabs>
          <w:tab w:val="left" w:pos="1305"/>
        </w:tabs>
        <w:rPr>
          <w:ins w:id="1328" w:author="Ryan" w:date="2017-03-23T16:05:00Z"/>
        </w:rPr>
        <w:pPrChange w:id="1329" w:author="Ryan" w:date="2017-03-23T16:06:00Z">
          <w:pPr>
            <w:tabs>
              <w:tab w:val="left" w:pos="1305"/>
            </w:tabs>
            <w:jc w:val="center"/>
          </w:pPr>
        </w:pPrChange>
      </w:pPr>
      <w:ins w:id="1330" w:author="Ryan" w:date="2017-03-23T16:05:00Z">
        <w:r>
          <w:tab/>
          <w:t>border-radius:5px;</w:t>
        </w:r>
      </w:ins>
    </w:p>
    <w:p w:rsidR="0024259E" w:rsidRDefault="0024259E">
      <w:pPr>
        <w:tabs>
          <w:tab w:val="left" w:pos="1305"/>
        </w:tabs>
        <w:rPr>
          <w:ins w:id="1331" w:author="Ryan" w:date="2017-03-23T16:05:00Z"/>
        </w:rPr>
        <w:pPrChange w:id="1332" w:author="Ryan" w:date="2017-03-23T16:06:00Z">
          <w:pPr>
            <w:tabs>
              <w:tab w:val="left" w:pos="1305"/>
            </w:tabs>
            <w:jc w:val="center"/>
          </w:pPr>
        </w:pPrChange>
      </w:pPr>
      <w:ins w:id="1333" w:author="Ryan" w:date="2017-03-23T16:05:00Z">
        <w:r>
          <w:tab/>
          <w:t>overflow:hidden;</w:t>
        </w:r>
      </w:ins>
    </w:p>
    <w:p w:rsidR="0024259E" w:rsidRDefault="0024259E">
      <w:pPr>
        <w:tabs>
          <w:tab w:val="left" w:pos="1305"/>
        </w:tabs>
        <w:rPr>
          <w:ins w:id="1334" w:author="Ryan" w:date="2017-03-23T16:05:00Z"/>
        </w:rPr>
        <w:pPrChange w:id="1335" w:author="Ryan" w:date="2017-03-23T16:06:00Z">
          <w:pPr>
            <w:tabs>
              <w:tab w:val="left" w:pos="1305"/>
            </w:tabs>
            <w:jc w:val="center"/>
          </w:pPr>
        </w:pPrChange>
      </w:pPr>
      <w:ins w:id="1336" w:author="Ryan" w:date="2017-03-23T16:05:00Z">
        <w:r>
          <w:t>}</w:t>
        </w:r>
        <w:r>
          <w:tab/>
          <w:t xml:space="preserve">  </w:t>
        </w:r>
      </w:ins>
    </w:p>
    <w:p w:rsidR="0024259E" w:rsidRDefault="0024259E">
      <w:pPr>
        <w:tabs>
          <w:tab w:val="left" w:pos="1305"/>
        </w:tabs>
        <w:rPr>
          <w:ins w:id="1337" w:author="Ryan" w:date="2017-03-23T16:05:00Z"/>
        </w:rPr>
        <w:pPrChange w:id="1338" w:author="Ryan" w:date="2017-03-23T16:06:00Z">
          <w:pPr>
            <w:tabs>
              <w:tab w:val="left" w:pos="1305"/>
            </w:tabs>
            <w:jc w:val="center"/>
          </w:pPr>
        </w:pPrChange>
      </w:pPr>
      <w:ins w:id="1339" w:author="Ryan" w:date="2017-03-23T16:05:00Z">
        <w:r>
          <w:t xml:space="preserve">.overlap { </w:t>
        </w:r>
      </w:ins>
    </w:p>
    <w:p w:rsidR="0024259E" w:rsidRDefault="0024259E">
      <w:pPr>
        <w:tabs>
          <w:tab w:val="left" w:pos="1305"/>
        </w:tabs>
        <w:rPr>
          <w:ins w:id="1340" w:author="Ryan" w:date="2017-03-23T16:05:00Z"/>
        </w:rPr>
        <w:pPrChange w:id="1341" w:author="Ryan" w:date="2017-03-23T16:06:00Z">
          <w:pPr>
            <w:tabs>
              <w:tab w:val="left" w:pos="1305"/>
            </w:tabs>
            <w:jc w:val="center"/>
          </w:pPr>
        </w:pPrChange>
      </w:pPr>
      <w:ins w:id="1342" w:author="Ryan" w:date="2017-03-23T16:05:00Z">
        <w:r>
          <w:tab/>
          <w:t>width:462px;</w:t>
        </w:r>
      </w:ins>
    </w:p>
    <w:p w:rsidR="0024259E" w:rsidRDefault="0024259E">
      <w:pPr>
        <w:tabs>
          <w:tab w:val="left" w:pos="1305"/>
        </w:tabs>
        <w:rPr>
          <w:ins w:id="1343" w:author="Ryan" w:date="2017-03-23T16:05:00Z"/>
        </w:rPr>
        <w:pPrChange w:id="1344" w:author="Ryan" w:date="2017-03-23T16:06:00Z">
          <w:pPr>
            <w:tabs>
              <w:tab w:val="left" w:pos="1305"/>
            </w:tabs>
            <w:jc w:val="center"/>
          </w:pPr>
        </w:pPrChange>
      </w:pPr>
      <w:ins w:id="1345" w:author="Ryan" w:date="2017-03-23T16:05:00Z">
        <w:r>
          <w:tab/>
          <w:t>height:320px;</w:t>
        </w:r>
      </w:ins>
    </w:p>
    <w:p w:rsidR="0024259E" w:rsidRDefault="0024259E">
      <w:pPr>
        <w:tabs>
          <w:tab w:val="left" w:pos="1305"/>
        </w:tabs>
        <w:rPr>
          <w:ins w:id="1346" w:author="Ryan" w:date="2017-03-23T16:05:00Z"/>
        </w:rPr>
        <w:pPrChange w:id="1347" w:author="Ryan" w:date="2017-03-23T16:06:00Z">
          <w:pPr>
            <w:tabs>
              <w:tab w:val="left" w:pos="1305"/>
            </w:tabs>
            <w:jc w:val="center"/>
          </w:pPr>
        </w:pPrChange>
      </w:pPr>
      <w:ins w:id="1348" w:author="Ryan" w:date="2017-03-23T16:05:00Z">
        <w:r>
          <w:tab/>
          <w:t>background:rgba(0,0,0,.75);</w:t>
        </w:r>
      </w:ins>
    </w:p>
    <w:p w:rsidR="0024259E" w:rsidRDefault="0024259E">
      <w:pPr>
        <w:tabs>
          <w:tab w:val="left" w:pos="1305"/>
        </w:tabs>
        <w:rPr>
          <w:ins w:id="1349" w:author="Ryan" w:date="2017-03-23T16:05:00Z"/>
        </w:rPr>
        <w:pPrChange w:id="1350" w:author="Ryan" w:date="2017-03-23T16:06:00Z">
          <w:pPr>
            <w:tabs>
              <w:tab w:val="left" w:pos="1305"/>
            </w:tabs>
            <w:jc w:val="center"/>
          </w:pPr>
        </w:pPrChange>
      </w:pPr>
      <w:ins w:id="1351" w:author="Ryan" w:date="2017-03-23T16:05:00Z">
        <w:r>
          <w:tab/>
          <w:t>text-align:center;</w:t>
        </w:r>
      </w:ins>
    </w:p>
    <w:p w:rsidR="0024259E" w:rsidRDefault="0024259E">
      <w:pPr>
        <w:tabs>
          <w:tab w:val="left" w:pos="1305"/>
        </w:tabs>
        <w:rPr>
          <w:ins w:id="1352" w:author="Ryan" w:date="2017-03-23T16:05:00Z"/>
        </w:rPr>
        <w:pPrChange w:id="1353" w:author="Ryan" w:date="2017-03-23T16:06:00Z">
          <w:pPr>
            <w:tabs>
              <w:tab w:val="left" w:pos="1305"/>
            </w:tabs>
            <w:jc w:val="center"/>
          </w:pPr>
        </w:pPrChange>
      </w:pPr>
      <w:ins w:id="1354" w:author="Ryan" w:date="2017-03-23T16:05:00Z">
        <w:r>
          <w:tab/>
          <w:t>padding:100px 0 66px 0;</w:t>
        </w:r>
      </w:ins>
    </w:p>
    <w:p w:rsidR="0024259E" w:rsidRDefault="0024259E">
      <w:pPr>
        <w:tabs>
          <w:tab w:val="left" w:pos="1305"/>
        </w:tabs>
        <w:rPr>
          <w:ins w:id="1355" w:author="Ryan" w:date="2017-03-23T16:05:00Z"/>
        </w:rPr>
        <w:pPrChange w:id="1356" w:author="Ryan" w:date="2017-03-23T16:06:00Z">
          <w:pPr>
            <w:tabs>
              <w:tab w:val="left" w:pos="1305"/>
            </w:tabs>
            <w:jc w:val="center"/>
          </w:pPr>
        </w:pPrChange>
      </w:pPr>
      <w:ins w:id="1357" w:author="Ryan" w:date="2017-03-23T16:05:00Z">
        <w:r>
          <w:tab/>
          <w:t>opacity:0;</w:t>
        </w:r>
      </w:ins>
    </w:p>
    <w:p w:rsidR="0024259E" w:rsidRDefault="0024259E">
      <w:pPr>
        <w:tabs>
          <w:tab w:val="left" w:pos="1305"/>
        </w:tabs>
        <w:rPr>
          <w:ins w:id="1358" w:author="Ryan" w:date="2017-03-23T16:05:00Z"/>
        </w:rPr>
        <w:pPrChange w:id="1359" w:author="Ryan" w:date="2017-03-23T16:06:00Z">
          <w:pPr>
            <w:tabs>
              <w:tab w:val="left" w:pos="1305"/>
            </w:tabs>
            <w:jc w:val="center"/>
          </w:pPr>
        </w:pPrChange>
      </w:pPr>
      <w:ins w:id="1360" w:author="Ryan" w:date="2017-03-23T16:05:00Z">
        <w:r>
          <w:tab/>
          <w:t>transition: opacity .25s ease;</w:t>
        </w:r>
      </w:ins>
    </w:p>
    <w:p w:rsidR="0024259E" w:rsidRDefault="0024259E">
      <w:pPr>
        <w:tabs>
          <w:tab w:val="left" w:pos="1305"/>
        </w:tabs>
        <w:rPr>
          <w:ins w:id="1361" w:author="Ryan" w:date="2017-03-23T16:05:00Z"/>
        </w:rPr>
        <w:pPrChange w:id="1362" w:author="Ryan" w:date="2017-03-23T16:06:00Z">
          <w:pPr>
            <w:tabs>
              <w:tab w:val="left" w:pos="1305"/>
            </w:tabs>
            <w:jc w:val="center"/>
          </w:pPr>
        </w:pPrChange>
      </w:pPr>
      <w:ins w:id="1363" w:author="Ryan" w:date="2017-03-23T16:05:00Z">
        <w:r>
          <w:t>}</w:t>
        </w:r>
      </w:ins>
    </w:p>
    <w:p w:rsidR="0024259E" w:rsidRDefault="0024259E">
      <w:pPr>
        <w:tabs>
          <w:tab w:val="left" w:pos="1305"/>
        </w:tabs>
        <w:rPr>
          <w:ins w:id="1364" w:author="Ryan" w:date="2017-03-23T16:05:00Z"/>
        </w:rPr>
        <w:pPrChange w:id="1365" w:author="Ryan" w:date="2017-03-23T16:06:00Z">
          <w:pPr>
            <w:tabs>
              <w:tab w:val="left" w:pos="1305"/>
            </w:tabs>
            <w:jc w:val="center"/>
          </w:pPr>
        </w:pPrChange>
      </w:pPr>
      <w:ins w:id="1366" w:author="Ryan" w:date="2017-03-23T16:05:00Z">
        <w:r>
          <w:t>.newsimg:hover .overlap{opacity:1}</w:t>
        </w:r>
      </w:ins>
    </w:p>
    <w:p w:rsidR="0024259E" w:rsidRDefault="0024259E">
      <w:pPr>
        <w:tabs>
          <w:tab w:val="left" w:pos="1305"/>
        </w:tabs>
        <w:rPr>
          <w:ins w:id="1367" w:author="Ryan" w:date="2017-03-23T16:05:00Z"/>
        </w:rPr>
        <w:pPrChange w:id="1368" w:author="Ryan" w:date="2017-03-23T16:06:00Z">
          <w:pPr>
            <w:tabs>
              <w:tab w:val="left" w:pos="1305"/>
            </w:tabs>
            <w:jc w:val="center"/>
          </w:pPr>
        </w:pPrChange>
      </w:pPr>
      <w:ins w:id="1369" w:author="Ryan" w:date="2017-03-23T16:05:00Z">
        <w:r>
          <w:t>.newsimg2:hover .overlap{opacity:1}</w:t>
        </w:r>
      </w:ins>
    </w:p>
    <w:p w:rsidR="0024259E" w:rsidRDefault="0024259E">
      <w:pPr>
        <w:tabs>
          <w:tab w:val="left" w:pos="1305"/>
        </w:tabs>
        <w:rPr>
          <w:ins w:id="1370" w:author="Ryan" w:date="2017-03-23T16:05:00Z"/>
        </w:rPr>
        <w:pPrChange w:id="1371" w:author="Ryan" w:date="2017-03-23T16:06:00Z">
          <w:pPr>
            <w:tabs>
              <w:tab w:val="left" w:pos="1305"/>
            </w:tabs>
            <w:jc w:val="center"/>
          </w:pPr>
        </w:pPrChange>
      </w:pPr>
      <w:ins w:id="1372" w:author="Ryan" w:date="2017-03-23T16:05:00Z">
        <w:r>
          <w:t>.battlefield:hover .overlap{opacity:1}</w:t>
        </w:r>
      </w:ins>
    </w:p>
    <w:p w:rsidR="0024259E" w:rsidRDefault="0024259E">
      <w:pPr>
        <w:tabs>
          <w:tab w:val="left" w:pos="1305"/>
        </w:tabs>
        <w:rPr>
          <w:ins w:id="1373" w:author="Ryan" w:date="2017-03-23T16:05:00Z"/>
        </w:rPr>
        <w:pPrChange w:id="1374" w:author="Ryan" w:date="2017-03-23T16:06:00Z">
          <w:pPr>
            <w:tabs>
              <w:tab w:val="left" w:pos="1305"/>
            </w:tabs>
            <w:jc w:val="center"/>
          </w:pPr>
        </w:pPrChange>
      </w:pPr>
      <w:ins w:id="1375" w:author="Ryan" w:date="2017-03-23T16:05:00Z">
        <w:r>
          <w:t>.cod:hover .overlap{opacity:1}</w:t>
        </w:r>
      </w:ins>
    </w:p>
    <w:p w:rsidR="0024259E" w:rsidRDefault="0024259E">
      <w:pPr>
        <w:tabs>
          <w:tab w:val="left" w:pos="1305"/>
        </w:tabs>
        <w:rPr>
          <w:ins w:id="1376" w:author="Ryan" w:date="2017-03-23T16:05:00Z"/>
        </w:rPr>
        <w:pPrChange w:id="1377" w:author="Ryan" w:date="2017-03-23T16:06:00Z">
          <w:pPr>
            <w:tabs>
              <w:tab w:val="left" w:pos="1305"/>
            </w:tabs>
            <w:jc w:val="center"/>
          </w:pPr>
        </w:pPrChange>
      </w:pPr>
      <w:ins w:id="1378" w:author="Ryan" w:date="2017-03-23T16:05:00Z">
        <w:r>
          <w:t>.zelda:hover .overlap{opacity:1}</w:t>
        </w:r>
      </w:ins>
    </w:p>
    <w:p w:rsidR="0024259E" w:rsidRDefault="0024259E">
      <w:pPr>
        <w:tabs>
          <w:tab w:val="left" w:pos="1305"/>
        </w:tabs>
        <w:rPr>
          <w:ins w:id="1379" w:author="Ryan" w:date="2017-03-23T16:05:00Z"/>
        </w:rPr>
        <w:pPrChange w:id="1380" w:author="Ryan" w:date="2017-03-23T16:06:00Z">
          <w:pPr>
            <w:tabs>
              <w:tab w:val="left" w:pos="1305"/>
            </w:tabs>
            <w:jc w:val="center"/>
          </w:pPr>
        </w:pPrChange>
      </w:pPr>
      <w:ins w:id="1381" w:author="Ryan" w:date="2017-03-23T16:05:00Z">
        <w:r>
          <w:t>.Enter a {</w:t>
        </w:r>
      </w:ins>
    </w:p>
    <w:p w:rsidR="0024259E" w:rsidRDefault="0024259E">
      <w:pPr>
        <w:tabs>
          <w:tab w:val="left" w:pos="1305"/>
        </w:tabs>
        <w:rPr>
          <w:ins w:id="1382" w:author="Ryan" w:date="2017-03-23T16:05:00Z"/>
        </w:rPr>
        <w:pPrChange w:id="1383" w:author="Ryan" w:date="2017-03-23T16:06:00Z">
          <w:pPr>
            <w:tabs>
              <w:tab w:val="left" w:pos="1305"/>
            </w:tabs>
            <w:jc w:val="center"/>
          </w:pPr>
        </w:pPrChange>
      </w:pPr>
      <w:ins w:id="1384" w:author="Ryan" w:date="2017-03-23T16:05:00Z">
        <w:r>
          <w:tab/>
          <w:t>font-family:Impact, Charcoal, sans-serif;</w:t>
        </w:r>
      </w:ins>
    </w:p>
    <w:p w:rsidR="0024259E" w:rsidRDefault="0024259E">
      <w:pPr>
        <w:tabs>
          <w:tab w:val="left" w:pos="1305"/>
        </w:tabs>
        <w:rPr>
          <w:ins w:id="1385" w:author="Ryan" w:date="2017-03-23T16:05:00Z"/>
        </w:rPr>
        <w:pPrChange w:id="1386" w:author="Ryan" w:date="2017-03-23T16:06:00Z">
          <w:pPr>
            <w:tabs>
              <w:tab w:val="left" w:pos="1305"/>
            </w:tabs>
            <w:jc w:val="center"/>
          </w:pPr>
        </w:pPrChange>
      </w:pPr>
      <w:ins w:id="1387" w:author="Ryan" w:date="2017-03-23T16:05:00Z">
        <w:r>
          <w:tab/>
          <w:t>font-size:200px;</w:t>
        </w:r>
      </w:ins>
    </w:p>
    <w:p w:rsidR="0024259E" w:rsidRDefault="0024259E">
      <w:pPr>
        <w:tabs>
          <w:tab w:val="left" w:pos="1305"/>
        </w:tabs>
        <w:rPr>
          <w:ins w:id="1388" w:author="Ryan" w:date="2017-03-23T16:05:00Z"/>
        </w:rPr>
        <w:pPrChange w:id="1389" w:author="Ryan" w:date="2017-03-23T16:06:00Z">
          <w:pPr>
            <w:tabs>
              <w:tab w:val="left" w:pos="1305"/>
            </w:tabs>
            <w:jc w:val="center"/>
          </w:pPr>
        </w:pPrChange>
      </w:pPr>
      <w:ins w:id="1390" w:author="Ryan" w:date="2017-03-23T16:05:00Z">
        <w:r>
          <w:tab/>
          <w:t>color:white;</w:t>
        </w:r>
      </w:ins>
    </w:p>
    <w:p w:rsidR="0024259E" w:rsidRDefault="0024259E">
      <w:pPr>
        <w:tabs>
          <w:tab w:val="left" w:pos="1305"/>
        </w:tabs>
        <w:rPr>
          <w:ins w:id="1391" w:author="Ryan" w:date="2017-03-23T16:05:00Z"/>
        </w:rPr>
        <w:pPrChange w:id="1392" w:author="Ryan" w:date="2017-03-23T16:06:00Z">
          <w:pPr>
            <w:tabs>
              <w:tab w:val="left" w:pos="1305"/>
            </w:tabs>
            <w:jc w:val="center"/>
          </w:pPr>
        </w:pPrChange>
      </w:pPr>
      <w:ins w:id="1393" w:author="Ryan" w:date="2017-03-23T16:05:00Z">
        <w:r>
          <w:tab/>
          <w:t>font-size:96px;</w:t>
        </w:r>
      </w:ins>
    </w:p>
    <w:p w:rsidR="0024259E" w:rsidRDefault="0024259E">
      <w:pPr>
        <w:tabs>
          <w:tab w:val="left" w:pos="1305"/>
        </w:tabs>
        <w:rPr>
          <w:ins w:id="1394" w:author="Ryan" w:date="2017-03-23T16:05:00Z"/>
        </w:rPr>
        <w:pPrChange w:id="1395" w:author="Ryan" w:date="2017-03-23T16:06:00Z">
          <w:pPr>
            <w:tabs>
              <w:tab w:val="left" w:pos="1305"/>
            </w:tabs>
            <w:jc w:val="center"/>
          </w:pPr>
        </w:pPrChange>
      </w:pPr>
      <w:ins w:id="1396" w:author="Ryan" w:date="2017-03-23T16:05:00Z">
        <w:r>
          <w:t>}</w:t>
        </w:r>
      </w:ins>
    </w:p>
    <w:p w:rsidR="0024259E" w:rsidRDefault="0024259E">
      <w:pPr>
        <w:tabs>
          <w:tab w:val="left" w:pos="1305"/>
        </w:tabs>
        <w:rPr>
          <w:ins w:id="1397" w:author="Ryan" w:date="2017-03-23T16:05:00Z"/>
        </w:rPr>
        <w:pPrChange w:id="1398" w:author="Ryan" w:date="2017-03-23T16:06:00Z">
          <w:pPr>
            <w:tabs>
              <w:tab w:val="left" w:pos="1305"/>
            </w:tabs>
            <w:jc w:val="center"/>
          </w:pPr>
        </w:pPrChange>
      </w:pPr>
      <w:ins w:id="1399" w:author="Ryan" w:date="2017-03-23T16:05:00Z">
        <w:r>
          <w:t>.news {</w:t>
        </w:r>
      </w:ins>
    </w:p>
    <w:p w:rsidR="0024259E" w:rsidRDefault="0024259E">
      <w:pPr>
        <w:tabs>
          <w:tab w:val="left" w:pos="1305"/>
        </w:tabs>
        <w:rPr>
          <w:ins w:id="1400" w:author="Ryan" w:date="2017-03-23T16:05:00Z"/>
        </w:rPr>
        <w:pPrChange w:id="1401" w:author="Ryan" w:date="2017-03-23T16:06:00Z">
          <w:pPr>
            <w:tabs>
              <w:tab w:val="left" w:pos="1305"/>
            </w:tabs>
            <w:jc w:val="center"/>
          </w:pPr>
        </w:pPrChange>
      </w:pPr>
      <w:ins w:id="1402" w:author="Ryan" w:date="2017-03-23T16:05:00Z">
        <w:r>
          <w:tab/>
          <w:t>width:80%;</w:t>
        </w:r>
      </w:ins>
    </w:p>
    <w:p w:rsidR="0024259E" w:rsidRDefault="0024259E">
      <w:pPr>
        <w:tabs>
          <w:tab w:val="left" w:pos="1305"/>
        </w:tabs>
        <w:rPr>
          <w:ins w:id="1403" w:author="Ryan" w:date="2017-03-23T16:05:00Z"/>
        </w:rPr>
        <w:pPrChange w:id="1404" w:author="Ryan" w:date="2017-03-23T16:06:00Z">
          <w:pPr>
            <w:tabs>
              <w:tab w:val="left" w:pos="1305"/>
            </w:tabs>
            <w:jc w:val="center"/>
          </w:pPr>
        </w:pPrChange>
      </w:pPr>
      <w:ins w:id="1405" w:author="Ryan" w:date="2017-03-23T16:05:00Z">
        <w:r>
          <w:tab/>
          <w:t>margin-left:auto;</w:t>
        </w:r>
      </w:ins>
    </w:p>
    <w:p w:rsidR="0024259E" w:rsidRDefault="0024259E">
      <w:pPr>
        <w:tabs>
          <w:tab w:val="left" w:pos="1305"/>
        </w:tabs>
        <w:rPr>
          <w:ins w:id="1406" w:author="Ryan" w:date="2017-03-23T16:05:00Z"/>
        </w:rPr>
        <w:pPrChange w:id="1407" w:author="Ryan" w:date="2017-03-23T16:06:00Z">
          <w:pPr>
            <w:tabs>
              <w:tab w:val="left" w:pos="1305"/>
            </w:tabs>
            <w:jc w:val="center"/>
          </w:pPr>
        </w:pPrChange>
      </w:pPr>
      <w:ins w:id="1408" w:author="Ryan" w:date="2017-03-23T16:05:00Z">
        <w:r>
          <w:tab/>
          <w:t>margin-right:auto;</w:t>
        </w:r>
      </w:ins>
    </w:p>
    <w:p w:rsidR="0024259E" w:rsidRDefault="0024259E">
      <w:pPr>
        <w:tabs>
          <w:tab w:val="left" w:pos="1305"/>
        </w:tabs>
        <w:rPr>
          <w:ins w:id="1409" w:author="Ryan" w:date="2017-03-23T16:05:00Z"/>
        </w:rPr>
        <w:pPrChange w:id="1410" w:author="Ryan" w:date="2017-03-23T16:06:00Z">
          <w:pPr>
            <w:tabs>
              <w:tab w:val="left" w:pos="1305"/>
            </w:tabs>
            <w:jc w:val="center"/>
          </w:pPr>
        </w:pPrChange>
      </w:pPr>
      <w:ins w:id="1411" w:author="Ryan" w:date="2017-03-23T16:05:00Z">
        <w:r>
          <w:tab/>
          <w:t>border-bottom:2px solid black;</w:t>
        </w:r>
      </w:ins>
    </w:p>
    <w:p w:rsidR="0024259E" w:rsidRDefault="0024259E">
      <w:pPr>
        <w:tabs>
          <w:tab w:val="left" w:pos="1305"/>
        </w:tabs>
        <w:rPr>
          <w:ins w:id="1412" w:author="Ryan" w:date="2017-03-23T16:05:00Z"/>
        </w:rPr>
        <w:pPrChange w:id="1413" w:author="Ryan" w:date="2017-03-23T16:06:00Z">
          <w:pPr>
            <w:tabs>
              <w:tab w:val="left" w:pos="1305"/>
            </w:tabs>
            <w:jc w:val="center"/>
          </w:pPr>
        </w:pPrChange>
      </w:pPr>
      <w:ins w:id="1414" w:author="Ryan" w:date="2017-03-23T16:05:00Z">
        <w:r>
          <w:lastRenderedPageBreak/>
          <w:tab/>
          <w:t>padding-top:20px;</w:t>
        </w:r>
      </w:ins>
    </w:p>
    <w:p w:rsidR="0024259E" w:rsidRDefault="0024259E">
      <w:pPr>
        <w:tabs>
          <w:tab w:val="left" w:pos="1305"/>
        </w:tabs>
        <w:rPr>
          <w:ins w:id="1415" w:author="Ryan" w:date="2017-03-23T16:05:00Z"/>
        </w:rPr>
        <w:pPrChange w:id="1416" w:author="Ryan" w:date="2017-03-23T16:06:00Z">
          <w:pPr>
            <w:tabs>
              <w:tab w:val="left" w:pos="1305"/>
            </w:tabs>
            <w:jc w:val="center"/>
          </w:pPr>
        </w:pPrChange>
      </w:pPr>
      <w:ins w:id="1417" w:author="Ryan" w:date="2017-03-23T16:05:00Z">
        <w:r>
          <w:t>}</w:t>
        </w:r>
      </w:ins>
    </w:p>
    <w:p w:rsidR="0024259E" w:rsidRDefault="0024259E">
      <w:pPr>
        <w:tabs>
          <w:tab w:val="left" w:pos="1305"/>
        </w:tabs>
        <w:rPr>
          <w:ins w:id="1418" w:author="Ryan" w:date="2017-03-23T16:05:00Z"/>
        </w:rPr>
        <w:pPrChange w:id="1419" w:author="Ryan" w:date="2017-03-23T16:06:00Z">
          <w:pPr>
            <w:tabs>
              <w:tab w:val="left" w:pos="1305"/>
            </w:tabs>
            <w:jc w:val="center"/>
          </w:pPr>
        </w:pPrChange>
      </w:pPr>
      <w:ins w:id="1420" w:author="Ryan" w:date="2017-03-23T16:05:00Z">
        <w:r>
          <w:t>.news textarea {width:100%}</w:t>
        </w:r>
      </w:ins>
    </w:p>
    <w:p w:rsidR="0024259E" w:rsidRDefault="0024259E">
      <w:pPr>
        <w:tabs>
          <w:tab w:val="left" w:pos="1305"/>
        </w:tabs>
        <w:rPr>
          <w:ins w:id="1421" w:author="Ryan" w:date="2017-03-23T16:05:00Z"/>
        </w:rPr>
        <w:pPrChange w:id="1422" w:author="Ryan" w:date="2017-03-23T16:06:00Z">
          <w:pPr>
            <w:tabs>
              <w:tab w:val="left" w:pos="1305"/>
            </w:tabs>
            <w:jc w:val="center"/>
          </w:pPr>
        </w:pPrChange>
      </w:pPr>
      <w:ins w:id="1423" w:author="Ryan" w:date="2017-03-23T16:05:00Z">
        <w:r>
          <w:t>.center2 {</w:t>
        </w:r>
      </w:ins>
    </w:p>
    <w:p w:rsidR="0024259E" w:rsidRDefault="0024259E">
      <w:pPr>
        <w:tabs>
          <w:tab w:val="left" w:pos="1305"/>
        </w:tabs>
        <w:rPr>
          <w:ins w:id="1424" w:author="Ryan" w:date="2017-03-23T16:05:00Z"/>
        </w:rPr>
        <w:pPrChange w:id="1425" w:author="Ryan" w:date="2017-03-23T16:06:00Z">
          <w:pPr>
            <w:tabs>
              <w:tab w:val="left" w:pos="1305"/>
            </w:tabs>
            <w:jc w:val="center"/>
          </w:pPr>
        </w:pPrChange>
      </w:pPr>
      <w:ins w:id="1426" w:author="Ryan" w:date="2017-03-23T16:05:00Z">
        <w:r>
          <w:tab/>
          <w:t>width:462px;</w:t>
        </w:r>
      </w:ins>
    </w:p>
    <w:p w:rsidR="0024259E" w:rsidRDefault="0024259E">
      <w:pPr>
        <w:tabs>
          <w:tab w:val="left" w:pos="1305"/>
        </w:tabs>
        <w:rPr>
          <w:ins w:id="1427" w:author="Ryan" w:date="2017-03-23T16:05:00Z"/>
        </w:rPr>
        <w:pPrChange w:id="1428" w:author="Ryan" w:date="2017-03-23T16:06:00Z">
          <w:pPr>
            <w:tabs>
              <w:tab w:val="left" w:pos="1305"/>
            </w:tabs>
            <w:jc w:val="center"/>
          </w:pPr>
        </w:pPrChange>
      </w:pPr>
      <w:ins w:id="1429" w:author="Ryan" w:date="2017-03-23T16:05:00Z">
        <w:r>
          <w:tab/>
          <w:t>margin-left:auto;</w:t>
        </w:r>
      </w:ins>
    </w:p>
    <w:p w:rsidR="0024259E" w:rsidRDefault="0024259E">
      <w:pPr>
        <w:tabs>
          <w:tab w:val="left" w:pos="1305"/>
        </w:tabs>
        <w:rPr>
          <w:ins w:id="1430" w:author="Ryan" w:date="2017-03-23T16:05:00Z"/>
        </w:rPr>
        <w:pPrChange w:id="1431" w:author="Ryan" w:date="2017-03-23T16:06:00Z">
          <w:pPr>
            <w:tabs>
              <w:tab w:val="left" w:pos="1305"/>
            </w:tabs>
            <w:jc w:val="center"/>
          </w:pPr>
        </w:pPrChange>
      </w:pPr>
      <w:ins w:id="1432" w:author="Ryan" w:date="2017-03-23T16:05:00Z">
        <w:r>
          <w:tab/>
          <w:t>margin-right:auto;</w:t>
        </w:r>
      </w:ins>
    </w:p>
    <w:p w:rsidR="0024259E" w:rsidRDefault="0024259E">
      <w:pPr>
        <w:tabs>
          <w:tab w:val="left" w:pos="1305"/>
        </w:tabs>
        <w:rPr>
          <w:ins w:id="1433" w:author="Ryan" w:date="2017-03-23T16:05:00Z"/>
        </w:rPr>
        <w:pPrChange w:id="1434" w:author="Ryan" w:date="2017-03-23T16:06:00Z">
          <w:pPr>
            <w:tabs>
              <w:tab w:val="left" w:pos="1305"/>
            </w:tabs>
            <w:jc w:val="center"/>
          </w:pPr>
        </w:pPrChange>
      </w:pPr>
      <w:ins w:id="1435" w:author="Ryan" w:date="2017-03-23T16:05:00Z">
        <w:r>
          <w:tab/>
          <w:t>text-align:center;</w:t>
        </w:r>
      </w:ins>
    </w:p>
    <w:p w:rsidR="0024259E" w:rsidRDefault="0024259E">
      <w:pPr>
        <w:tabs>
          <w:tab w:val="left" w:pos="1305"/>
        </w:tabs>
        <w:rPr>
          <w:ins w:id="1436" w:author="Ryan" w:date="2017-03-23T16:05:00Z"/>
        </w:rPr>
        <w:pPrChange w:id="1437" w:author="Ryan" w:date="2017-03-23T16:06:00Z">
          <w:pPr>
            <w:tabs>
              <w:tab w:val="left" w:pos="1305"/>
            </w:tabs>
            <w:jc w:val="center"/>
          </w:pPr>
        </w:pPrChange>
      </w:pPr>
      <w:ins w:id="1438" w:author="Ryan" w:date="2017-03-23T16:05:00Z">
        <w:r>
          <w:t>}</w:t>
        </w:r>
        <w:r>
          <w:tab/>
        </w:r>
      </w:ins>
    </w:p>
    <w:p w:rsidR="0024259E" w:rsidRDefault="0024259E">
      <w:pPr>
        <w:tabs>
          <w:tab w:val="left" w:pos="1305"/>
        </w:tabs>
        <w:rPr>
          <w:ins w:id="1439" w:author="Ryan" w:date="2017-03-23T16:05:00Z"/>
        </w:rPr>
        <w:pPrChange w:id="1440" w:author="Ryan" w:date="2017-03-23T16:06:00Z">
          <w:pPr>
            <w:tabs>
              <w:tab w:val="left" w:pos="1305"/>
            </w:tabs>
            <w:jc w:val="center"/>
          </w:pPr>
        </w:pPrChange>
      </w:pPr>
      <w:ins w:id="1441" w:author="Ryan" w:date="2017-03-23T16:05:00Z">
        <w:r>
          <w:t>.center {</w:t>
        </w:r>
      </w:ins>
    </w:p>
    <w:p w:rsidR="0024259E" w:rsidRDefault="0024259E">
      <w:pPr>
        <w:tabs>
          <w:tab w:val="left" w:pos="1305"/>
        </w:tabs>
        <w:rPr>
          <w:ins w:id="1442" w:author="Ryan" w:date="2017-03-23T16:05:00Z"/>
        </w:rPr>
        <w:pPrChange w:id="1443" w:author="Ryan" w:date="2017-03-23T16:06:00Z">
          <w:pPr>
            <w:tabs>
              <w:tab w:val="left" w:pos="1305"/>
            </w:tabs>
            <w:jc w:val="center"/>
          </w:pPr>
        </w:pPrChange>
      </w:pPr>
      <w:ins w:id="1444" w:author="Ryan" w:date="2017-03-23T16:05:00Z">
        <w:r>
          <w:tab/>
          <w:t>width:462px;</w:t>
        </w:r>
      </w:ins>
    </w:p>
    <w:p w:rsidR="0024259E" w:rsidRDefault="0024259E">
      <w:pPr>
        <w:tabs>
          <w:tab w:val="left" w:pos="1305"/>
        </w:tabs>
        <w:rPr>
          <w:ins w:id="1445" w:author="Ryan" w:date="2017-03-23T16:05:00Z"/>
        </w:rPr>
        <w:pPrChange w:id="1446" w:author="Ryan" w:date="2017-03-23T16:06:00Z">
          <w:pPr>
            <w:tabs>
              <w:tab w:val="left" w:pos="1305"/>
            </w:tabs>
            <w:jc w:val="center"/>
          </w:pPr>
        </w:pPrChange>
      </w:pPr>
      <w:ins w:id="1447" w:author="Ryan" w:date="2017-03-23T16:05:00Z">
        <w:r>
          <w:tab/>
          <w:t>margin-left:auto;</w:t>
        </w:r>
      </w:ins>
    </w:p>
    <w:p w:rsidR="0024259E" w:rsidRDefault="0024259E">
      <w:pPr>
        <w:tabs>
          <w:tab w:val="left" w:pos="1305"/>
        </w:tabs>
        <w:rPr>
          <w:ins w:id="1448" w:author="Ryan" w:date="2017-03-23T16:05:00Z"/>
        </w:rPr>
        <w:pPrChange w:id="1449" w:author="Ryan" w:date="2017-03-23T16:06:00Z">
          <w:pPr>
            <w:tabs>
              <w:tab w:val="left" w:pos="1305"/>
            </w:tabs>
            <w:jc w:val="center"/>
          </w:pPr>
        </w:pPrChange>
      </w:pPr>
      <w:ins w:id="1450" w:author="Ryan" w:date="2017-03-23T16:05:00Z">
        <w:r>
          <w:tab/>
          <w:t>margin-right:auto;</w:t>
        </w:r>
      </w:ins>
    </w:p>
    <w:p w:rsidR="0024259E" w:rsidRDefault="0024259E">
      <w:pPr>
        <w:tabs>
          <w:tab w:val="left" w:pos="1305"/>
        </w:tabs>
        <w:rPr>
          <w:ins w:id="1451" w:author="Ryan" w:date="2017-03-23T16:05:00Z"/>
        </w:rPr>
        <w:pPrChange w:id="1452" w:author="Ryan" w:date="2017-03-23T16:06:00Z">
          <w:pPr>
            <w:tabs>
              <w:tab w:val="left" w:pos="1305"/>
            </w:tabs>
            <w:jc w:val="center"/>
          </w:pPr>
        </w:pPrChange>
      </w:pPr>
      <w:ins w:id="1453" w:author="Ryan" w:date="2017-03-23T16:05:00Z">
        <w:r>
          <w:tab/>
          <w:t>text-align:center;</w:t>
        </w:r>
      </w:ins>
    </w:p>
    <w:p w:rsidR="0024259E" w:rsidRDefault="0024259E">
      <w:pPr>
        <w:tabs>
          <w:tab w:val="left" w:pos="1305"/>
        </w:tabs>
        <w:rPr>
          <w:ins w:id="1454" w:author="Ryan" w:date="2017-03-23T16:05:00Z"/>
        </w:rPr>
        <w:pPrChange w:id="1455" w:author="Ryan" w:date="2017-03-23T16:06:00Z">
          <w:pPr>
            <w:tabs>
              <w:tab w:val="left" w:pos="1305"/>
            </w:tabs>
            <w:jc w:val="center"/>
          </w:pPr>
        </w:pPrChange>
      </w:pPr>
      <w:ins w:id="1456" w:author="Ryan" w:date="2017-03-23T16:05:00Z">
        <w:r>
          <w:tab/>
          <w:t>border-bottom:2px solid black;</w:t>
        </w:r>
      </w:ins>
    </w:p>
    <w:p w:rsidR="0024259E" w:rsidRDefault="0024259E">
      <w:pPr>
        <w:tabs>
          <w:tab w:val="left" w:pos="1305"/>
        </w:tabs>
        <w:rPr>
          <w:ins w:id="1457" w:author="Ryan" w:date="2017-03-23T16:05:00Z"/>
        </w:rPr>
        <w:pPrChange w:id="1458" w:author="Ryan" w:date="2017-03-23T16:06:00Z">
          <w:pPr>
            <w:tabs>
              <w:tab w:val="left" w:pos="1305"/>
            </w:tabs>
            <w:jc w:val="center"/>
          </w:pPr>
        </w:pPrChange>
      </w:pPr>
      <w:ins w:id="1459" w:author="Ryan" w:date="2017-03-23T16:05:00Z">
        <w:r>
          <w:t>}</w:t>
        </w:r>
        <w:r>
          <w:tab/>
        </w:r>
      </w:ins>
    </w:p>
    <w:p w:rsidR="0024259E" w:rsidRDefault="0024259E">
      <w:pPr>
        <w:tabs>
          <w:tab w:val="left" w:pos="1305"/>
        </w:tabs>
        <w:rPr>
          <w:ins w:id="1460" w:author="Ryan" w:date="2017-03-23T16:05:00Z"/>
        </w:rPr>
        <w:pPrChange w:id="1461" w:author="Ryan" w:date="2017-03-23T16:06:00Z">
          <w:pPr>
            <w:tabs>
              <w:tab w:val="left" w:pos="1305"/>
            </w:tabs>
            <w:jc w:val="center"/>
          </w:pPr>
        </w:pPrChange>
      </w:pPr>
      <w:ins w:id="1462" w:author="Ryan" w:date="2017-03-23T16:05:00Z">
        <w:r>
          <w:t>footer {</w:t>
        </w:r>
      </w:ins>
    </w:p>
    <w:p w:rsidR="0024259E" w:rsidRDefault="0024259E">
      <w:pPr>
        <w:tabs>
          <w:tab w:val="left" w:pos="1305"/>
        </w:tabs>
        <w:rPr>
          <w:ins w:id="1463" w:author="Ryan" w:date="2017-03-23T16:05:00Z"/>
        </w:rPr>
        <w:pPrChange w:id="1464" w:author="Ryan" w:date="2017-03-23T16:06:00Z">
          <w:pPr>
            <w:tabs>
              <w:tab w:val="left" w:pos="1305"/>
            </w:tabs>
            <w:jc w:val="center"/>
          </w:pPr>
        </w:pPrChange>
      </w:pPr>
      <w:ins w:id="1465" w:author="Ryan" w:date="2017-03-23T16:05:00Z">
        <w:r>
          <w:tab/>
          <w:t>background-color:black;</w:t>
        </w:r>
      </w:ins>
    </w:p>
    <w:p w:rsidR="0024259E" w:rsidRDefault="0024259E">
      <w:pPr>
        <w:tabs>
          <w:tab w:val="left" w:pos="1305"/>
        </w:tabs>
        <w:rPr>
          <w:ins w:id="1466" w:author="Ryan" w:date="2017-03-23T16:05:00Z"/>
        </w:rPr>
        <w:pPrChange w:id="1467" w:author="Ryan" w:date="2017-03-23T16:06:00Z">
          <w:pPr>
            <w:tabs>
              <w:tab w:val="left" w:pos="1305"/>
            </w:tabs>
            <w:jc w:val="center"/>
          </w:pPr>
        </w:pPrChange>
      </w:pPr>
      <w:ins w:id="1468" w:author="Ryan" w:date="2017-03-23T16:05:00Z">
        <w:r>
          <w:tab/>
          <w:t>text-align:center;</w:t>
        </w:r>
      </w:ins>
    </w:p>
    <w:p w:rsidR="0024259E" w:rsidRDefault="0024259E">
      <w:pPr>
        <w:tabs>
          <w:tab w:val="left" w:pos="1305"/>
        </w:tabs>
        <w:rPr>
          <w:ins w:id="1469" w:author="Ryan" w:date="2017-03-23T16:05:00Z"/>
        </w:rPr>
        <w:pPrChange w:id="1470" w:author="Ryan" w:date="2017-03-23T16:06:00Z">
          <w:pPr>
            <w:tabs>
              <w:tab w:val="left" w:pos="1305"/>
            </w:tabs>
            <w:jc w:val="center"/>
          </w:pPr>
        </w:pPrChange>
      </w:pPr>
      <w:ins w:id="1471" w:author="Ryan" w:date="2017-03-23T16:05:00Z">
        <w:r>
          <w:tab/>
          <w:t>color:white;</w:t>
        </w:r>
      </w:ins>
    </w:p>
    <w:p w:rsidR="0024259E" w:rsidRDefault="0024259E">
      <w:pPr>
        <w:tabs>
          <w:tab w:val="left" w:pos="1305"/>
        </w:tabs>
        <w:rPr>
          <w:ins w:id="1472" w:author="Ryan" w:date="2017-03-23T16:05:00Z"/>
        </w:rPr>
        <w:pPrChange w:id="1473" w:author="Ryan" w:date="2017-03-23T16:06:00Z">
          <w:pPr>
            <w:tabs>
              <w:tab w:val="left" w:pos="1305"/>
            </w:tabs>
            <w:jc w:val="center"/>
          </w:pPr>
        </w:pPrChange>
      </w:pPr>
      <w:ins w:id="1474" w:author="Ryan" w:date="2017-03-23T16:05:00Z">
        <w:r>
          <w:tab/>
          <w:t>height:30px;</w:t>
        </w:r>
      </w:ins>
    </w:p>
    <w:p w:rsidR="0024259E" w:rsidRDefault="0024259E">
      <w:pPr>
        <w:tabs>
          <w:tab w:val="left" w:pos="1305"/>
        </w:tabs>
        <w:rPr>
          <w:ins w:id="1475" w:author="Ryan" w:date="2017-03-23T16:05:00Z"/>
        </w:rPr>
        <w:pPrChange w:id="1476" w:author="Ryan" w:date="2017-03-23T16:06:00Z">
          <w:pPr>
            <w:tabs>
              <w:tab w:val="left" w:pos="1305"/>
            </w:tabs>
            <w:jc w:val="center"/>
          </w:pPr>
        </w:pPrChange>
      </w:pPr>
      <w:ins w:id="1477" w:author="Ryan" w:date="2017-03-23T16:05:00Z">
        <w:r>
          <w:t>}</w:t>
        </w:r>
      </w:ins>
    </w:p>
    <w:p w:rsidR="0024259E" w:rsidRDefault="0024259E">
      <w:pPr>
        <w:tabs>
          <w:tab w:val="left" w:pos="1305"/>
        </w:tabs>
        <w:rPr>
          <w:ins w:id="1478" w:author="Ryan" w:date="2017-03-23T16:05:00Z"/>
        </w:rPr>
        <w:pPrChange w:id="1479" w:author="Ryan" w:date="2017-03-23T16:06:00Z">
          <w:pPr>
            <w:tabs>
              <w:tab w:val="left" w:pos="1305"/>
            </w:tabs>
            <w:jc w:val="center"/>
          </w:pPr>
        </w:pPrChange>
      </w:pPr>
      <w:ins w:id="1480" w:author="Ryan" w:date="2017-03-23T16:05:00Z">
        <w:r>
          <w:t>footer img {</w:t>
        </w:r>
      </w:ins>
    </w:p>
    <w:p w:rsidR="0024259E" w:rsidRDefault="0024259E">
      <w:pPr>
        <w:tabs>
          <w:tab w:val="left" w:pos="1305"/>
        </w:tabs>
        <w:rPr>
          <w:ins w:id="1481" w:author="Ryan" w:date="2017-03-23T16:05:00Z"/>
        </w:rPr>
        <w:pPrChange w:id="1482" w:author="Ryan" w:date="2017-03-23T16:06:00Z">
          <w:pPr>
            <w:tabs>
              <w:tab w:val="left" w:pos="1305"/>
            </w:tabs>
            <w:jc w:val="center"/>
          </w:pPr>
        </w:pPrChange>
      </w:pPr>
      <w:ins w:id="1483" w:author="Ryan" w:date="2017-03-23T16:05:00Z">
        <w:r>
          <w:tab/>
          <w:t>padding-left:5px;</w:t>
        </w:r>
      </w:ins>
    </w:p>
    <w:p w:rsidR="0024259E" w:rsidRDefault="0024259E">
      <w:pPr>
        <w:tabs>
          <w:tab w:val="left" w:pos="1305"/>
        </w:tabs>
        <w:rPr>
          <w:ins w:id="1484" w:author="Ryan" w:date="2017-03-23T16:05:00Z"/>
        </w:rPr>
        <w:pPrChange w:id="1485" w:author="Ryan" w:date="2017-03-23T16:06:00Z">
          <w:pPr>
            <w:tabs>
              <w:tab w:val="left" w:pos="1305"/>
            </w:tabs>
            <w:jc w:val="center"/>
          </w:pPr>
        </w:pPrChange>
      </w:pPr>
      <w:ins w:id="1486" w:author="Ryan" w:date="2017-03-23T16:05:00Z">
        <w:r>
          <w:tab/>
          <w:t>padding-right:5px;</w:t>
        </w:r>
      </w:ins>
    </w:p>
    <w:p w:rsidR="0024259E" w:rsidRDefault="0024259E">
      <w:pPr>
        <w:tabs>
          <w:tab w:val="left" w:pos="1305"/>
        </w:tabs>
        <w:rPr>
          <w:ins w:id="1487" w:author="Ryan" w:date="2017-03-23T16:05:00Z"/>
        </w:rPr>
        <w:pPrChange w:id="1488" w:author="Ryan" w:date="2017-03-23T16:06:00Z">
          <w:pPr>
            <w:tabs>
              <w:tab w:val="left" w:pos="1305"/>
            </w:tabs>
            <w:jc w:val="center"/>
          </w:pPr>
        </w:pPrChange>
      </w:pPr>
      <w:ins w:id="1489" w:author="Ryan" w:date="2017-03-23T16:05:00Z">
        <w:r>
          <w:tab/>
          <w:t>width:30px;</w:t>
        </w:r>
      </w:ins>
    </w:p>
    <w:p w:rsidR="0024259E" w:rsidRDefault="0024259E">
      <w:pPr>
        <w:tabs>
          <w:tab w:val="left" w:pos="1305"/>
        </w:tabs>
        <w:rPr>
          <w:ins w:id="1490" w:author="Ryan" w:date="2017-03-23T16:05:00Z"/>
        </w:rPr>
        <w:pPrChange w:id="1491" w:author="Ryan" w:date="2017-03-23T16:06:00Z">
          <w:pPr>
            <w:tabs>
              <w:tab w:val="left" w:pos="1305"/>
            </w:tabs>
            <w:jc w:val="center"/>
          </w:pPr>
        </w:pPrChange>
      </w:pPr>
      <w:ins w:id="1492" w:author="Ryan" w:date="2017-03-23T16:05:00Z">
        <w:r>
          <w:tab/>
          <w:t>height:30px;</w:t>
        </w:r>
      </w:ins>
    </w:p>
    <w:p w:rsidR="0024259E" w:rsidRDefault="0024259E">
      <w:pPr>
        <w:tabs>
          <w:tab w:val="left" w:pos="1305"/>
        </w:tabs>
        <w:rPr>
          <w:ins w:id="1493" w:author="Ryan" w:date="2017-03-23T16:05:00Z"/>
        </w:rPr>
        <w:pPrChange w:id="1494" w:author="Ryan" w:date="2017-03-23T16:06:00Z">
          <w:pPr>
            <w:tabs>
              <w:tab w:val="left" w:pos="1305"/>
            </w:tabs>
            <w:jc w:val="center"/>
          </w:pPr>
        </w:pPrChange>
      </w:pPr>
      <w:ins w:id="1495" w:author="Ryan" w:date="2017-03-23T16:05:00Z">
        <w:r>
          <w:tab/>
          <w:t>float:right</w:t>
        </w:r>
      </w:ins>
    </w:p>
    <w:p w:rsidR="0024259E" w:rsidRDefault="0024259E">
      <w:pPr>
        <w:tabs>
          <w:tab w:val="left" w:pos="1305"/>
        </w:tabs>
        <w:rPr>
          <w:ins w:id="1496" w:author="Ryan" w:date="2017-03-23T16:05:00Z"/>
        </w:rPr>
        <w:pPrChange w:id="1497" w:author="Ryan" w:date="2017-03-23T16:06:00Z">
          <w:pPr>
            <w:tabs>
              <w:tab w:val="left" w:pos="1305"/>
            </w:tabs>
            <w:jc w:val="center"/>
          </w:pPr>
        </w:pPrChange>
      </w:pPr>
      <w:ins w:id="1498" w:author="Ryan" w:date="2017-03-23T16:05:00Z">
        <w:r>
          <w:t>}</w:t>
        </w:r>
      </w:ins>
    </w:p>
    <w:p w:rsidR="0024259E" w:rsidRDefault="0024259E">
      <w:pPr>
        <w:tabs>
          <w:tab w:val="left" w:pos="1305"/>
        </w:tabs>
        <w:rPr>
          <w:ins w:id="1499" w:author="Ryan" w:date="2017-03-23T16:05:00Z"/>
        </w:rPr>
        <w:pPrChange w:id="1500" w:author="Ryan" w:date="2017-03-23T16:06:00Z">
          <w:pPr>
            <w:tabs>
              <w:tab w:val="left" w:pos="1305"/>
            </w:tabs>
            <w:jc w:val="center"/>
          </w:pPr>
        </w:pPrChange>
      </w:pPr>
      <w:ins w:id="1501" w:author="Ryan" w:date="2017-03-23T16:05:00Z">
        <w:r>
          <w:lastRenderedPageBreak/>
          <w:t>/*Scroll up function*/</w:t>
        </w:r>
      </w:ins>
    </w:p>
    <w:p w:rsidR="0024259E" w:rsidRDefault="0024259E">
      <w:pPr>
        <w:tabs>
          <w:tab w:val="left" w:pos="1305"/>
        </w:tabs>
        <w:rPr>
          <w:ins w:id="1502" w:author="Ryan" w:date="2017-03-23T16:05:00Z"/>
        </w:rPr>
        <w:pPrChange w:id="1503" w:author="Ryan" w:date="2017-03-23T16:06:00Z">
          <w:pPr>
            <w:tabs>
              <w:tab w:val="left" w:pos="1305"/>
            </w:tabs>
            <w:jc w:val="center"/>
          </w:pPr>
        </w:pPrChange>
      </w:pPr>
      <w:ins w:id="1504" w:author="Ryan" w:date="2017-03-23T16:05:00Z">
        <w:r>
          <w:t>.scroll-to-top-link{</w:t>
        </w:r>
      </w:ins>
    </w:p>
    <w:p w:rsidR="0024259E" w:rsidRDefault="0024259E">
      <w:pPr>
        <w:tabs>
          <w:tab w:val="left" w:pos="1305"/>
        </w:tabs>
        <w:rPr>
          <w:ins w:id="1505" w:author="Ryan" w:date="2017-03-23T16:05:00Z"/>
        </w:rPr>
        <w:pPrChange w:id="1506" w:author="Ryan" w:date="2017-03-23T16:06:00Z">
          <w:pPr>
            <w:tabs>
              <w:tab w:val="left" w:pos="1305"/>
            </w:tabs>
            <w:jc w:val="center"/>
          </w:pPr>
        </w:pPrChange>
      </w:pPr>
      <w:ins w:id="1507" w:author="Ryan" w:date="2017-03-23T16:05:00Z">
        <w:r>
          <w:tab/>
          <w:t>position:fixed;</w:t>
        </w:r>
      </w:ins>
    </w:p>
    <w:p w:rsidR="0024259E" w:rsidRDefault="0024259E">
      <w:pPr>
        <w:tabs>
          <w:tab w:val="left" w:pos="1305"/>
        </w:tabs>
        <w:rPr>
          <w:ins w:id="1508" w:author="Ryan" w:date="2017-03-23T16:05:00Z"/>
        </w:rPr>
        <w:pPrChange w:id="1509" w:author="Ryan" w:date="2017-03-23T16:06:00Z">
          <w:pPr>
            <w:tabs>
              <w:tab w:val="left" w:pos="1305"/>
            </w:tabs>
            <w:jc w:val="center"/>
          </w:pPr>
        </w:pPrChange>
      </w:pPr>
      <w:ins w:id="1510" w:author="Ryan" w:date="2017-03-23T16:05:00Z">
        <w:r>
          <w:tab/>
          <w:t>width:50px;</w:t>
        </w:r>
      </w:ins>
    </w:p>
    <w:p w:rsidR="0024259E" w:rsidRDefault="0024259E">
      <w:pPr>
        <w:tabs>
          <w:tab w:val="left" w:pos="1305"/>
        </w:tabs>
        <w:rPr>
          <w:ins w:id="1511" w:author="Ryan" w:date="2017-03-23T16:05:00Z"/>
        </w:rPr>
        <w:pPrChange w:id="1512" w:author="Ryan" w:date="2017-03-23T16:06:00Z">
          <w:pPr>
            <w:tabs>
              <w:tab w:val="left" w:pos="1305"/>
            </w:tabs>
            <w:jc w:val="center"/>
          </w:pPr>
        </w:pPrChange>
      </w:pPr>
      <w:ins w:id="1513" w:author="Ryan" w:date="2017-03-23T16:05:00Z">
        <w:r>
          <w:tab/>
          <w:t>right:10%;</w:t>
        </w:r>
      </w:ins>
    </w:p>
    <w:p w:rsidR="0024259E" w:rsidRDefault="0024259E">
      <w:pPr>
        <w:tabs>
          <w:tab w:val="left" w:pos="1305"/>
        </w:tabs>
        <w:rPr>
          <w:ins w:id="1514" w:author="Ryan" w:date="2017-03-23T16:05:00Z"/>
        </w:rPr>
        <w:pPrChange w:id="1515" w:author="Ryan" w:date="2017-03-23T16:06:00Z">
          <w:pPr>
            <w:tabs>
              <w:tab w:val="left" w:pos="1305"/>
            </w:tabs>
            <w:jc w:val="center"/>
          </w:pPr>
        </w:pPrChange>
      </w:pPr>
      <w:ins w:id="1516" w:author="Ryan" w:date="2017-03-23T16:05:00Z">
        <w:r>
          <w:tab/>
          <w:t>bottom:10%;</w:t>
        </w:r>
      </w:ins>
    </w:p>
    <w:p w:rsidR="0024259E" w:rsidRDefault="0024259E">
      <w:pPr>
        <w:tabs>
          <w:tab w:val="left" w:pos="1305"/>
        </w:tabs>
        <w:rPr>
          <w:ins w:id="1517" w:author="Ryan" w:date="2017-03-23T16:07:00Z"/>
        </w:rPr>
        <w:pPrChange w:id="1518" w:author="Ryan" w:date="2017-03-23T16:06:00Z">
          <w:pPr>
            <w:tabs>
              <w:tab w:val="left" w:pos="1305"/>
            </w:tabs>
            <w:jc w:val="center"/>
          </w:pPr>
        </w:pPrChange>
      </w:pPr>
      <w:ins w:id="1519" w:author="Ryan" w:date="2017-03-23T16:05:00Z">
        <w:r>
          <w:tab/>
          <w:t>cursor:pointer;</w:t>
        </w:r>
      </w:ins>
    </w:p>
    <w:p w:rsidR="0024259E" w:rsidRDefault="0024259E">
      <w:pPr>
        <w:tabs>
          <w:tab w:val="left" w:pos="1305"/>
        </w:tabs>
        <w:rPr>
          <w:ins w:id="1520" w:author="Ryan" w:date="2017-03-23T16:05:00Z"/>
        </w:rPr>
        <w:pPrChange w:id="1521" w:author="Ryan" w:date="2017-03-23T16:06:00Z">
          <w:pPr>
            <w:tabs>
              <w:tab w:val="left" w:pos="1305"/>
            </w:tabs>
            <w:jc w:val="center"/>
          </w:pPr>
        </w:pPrChange>
      </w:pPr>
      <w:ins w:id="1522" w:author="Ryan" w:date="2017-03-23T16:07:00Z">
        <w:r>
          <w:t>}</w:t>
        </w:r>
      </w:ins>
    </w:p>
    <w:p w:rsidR="004079EB" w:rsidRDefault="004079EB">
      <w:pPr>
        <w:tabs>
          <w:tab w:val="left" w:pos="1305"/>
        </w:tabs>
        <w:jc w:val="center"/>
        <w:rPr>
          <w:ins w:id="1523" w:author="Ryan" w:date="2017-03-23T20:33:00Z"/>
          <w:sz w:val="32"/>
          <w:szCs w:val="32"/>
        </w:rPr>
        <w:pPrChange w:id="1524" w:author="Ryan" w:date="2017-02-16T22:20:00Z">
          <w:pPr/>
        </w:pPrChange>
      </w:pPr>
    </w:p>
    <w:p w:rsidR="00CF7EF9" w:rsidRDefault="00CF7EF9" w:rsidP="00CF7EF9">
      <w:pPr>
        <w:jc w:val="center"/>
        <w:rPr>
          <w:ins w:id="1525" w:author="Ryan" w:date="2017-04-10T07:04:00Z"/>
          <w:b/>
          <w:sz w:val="32"/>
          <w:szCs w:val="32"/>
          <w:u w:val="single"/>
        </w:rPr>
      </w:pPr>
      <w:ins w:id="1526" w:author="Ryan" w:date="2017-04-10T07:04:00Z">
        <w:r>
          <w:rPr>
            <w:b/>
            <w:sz w:val="32"/>
            <w:szCs w:val="32"/>
            <w:u w:val="single"/>
          </w:rPr>
          <w:t>Project Milestone #4: Deploying JavaScript-enabled site</w:t>
        </w:r>
      </w:ins>
    </w:p>
    <w:p w:rsidR="00CF7EF9" w:rsidRPr="005C3DD2" w:rsidRDefault="00CF7EF9" w:rsidP="00CF7EF9">
      <w:pPr>
        <w:rPr>
          <w:ins w:id="1527" w:author="Ryan" w:date="2017-04-10T07:04:00Z"/>
          <w:b/>
          <w:u w:val="single"/>
        </w:rPr>
      </w:pPr>
      <w:ins w:id="1528" w:author="Ryan" w:date="2017-04-10T07:04:00Z">
        <w:r w:rsidRPr="005C3DD2">
          <w:rPr>
            <w:b/>
            <w:u w:val="single"/>
          </w:rPr>
          <w:t>Developers Thoughts:</w:t>
        </w:r>
      </w:ins>
    </w:p>
    <w:p w:rsidR="00CF7EF9" w:rsidRDefault="00CF7EF9" w:rsidP="00CF7EF9">
      <w:pPr>
        <w:rPr>
          <w:ins w:id="1529" w:author="Ryan" w:date="2017-04-10T07:04:00Z"/>
        </w:rPr>
      </w:pPr>
      <w:ins w:id="1530" w:author="Ryan" w:date="2017-04-10T07:04:00Z">
        <w:r>
          <w:t xml:space="preserve">This milestone, we as a group decided to scrap the whole comment aspect from our website entirely and became a regular video game news site. The reason for this is that with so many projects as of now I don’t think how we can implement this functionality onto our site in such a short amount of time. </w:t>
        </w:r>
      </w:ins>
    </w:p>
    <w:p w:rsidR="00CF7EF9" w:rsidRDefault="00CF7EF9" w:rsidP="00CF7EF9">
      <w:pPr>
        <w:rPr>
          <w:ins w:id="1531" w:author="Ryan" w:date="2017-04-10T07:04:00Z"/>
        </w:rPr>
      </w:pPr>
      <w:ins w:id="1532" w:author="Ryan" w:date="2017-04-10T07:04:00Z">
        <w:r>
          <w:t>This milestone we also wanted to make our site a little cleaner. We’ve removed the logo and moved both the sign-in and sign-up into the navbar. After much consideration, we’ve decided to go with a movable navbar after seeing the changes done. The navbar may not be finished in time for the deadline as the main focus right now is the JavaScript validation and sign-up page to go along with it.</w:t>
        </w:r>
      </w:ins>
    </w:p>
    <w:p w:rsidR="00CF7EF9" w:rsidRDefault="00CF7EF9" w:rsidP="00CF7EF9">
      <w:pPr>
        <w:rPr>
          <w:ins w:id="1533" w:author="Ryan" w:date="2017-04-10T07:04:00Z"/>
        </w:rPr>
      </w:pPr>
      <w:ins w:id="1534" w:author="Ryan" w:date="2017-04-10T07:04:00Z">
        <w:r>
          <w:t>Another change we’re making is adding another page dedicated to signing up onto our site; So, the sign-up button will no longer pop-up prompting the user to sign-in and will instead redirect the user to another page.</w:t>
        </w:r>
      </w:ins>
    </w:p>
    <w:p w:rsidR="00CF7EF9" w:rsidRDefault="00CF7EF9" w:rsidP="00CF7EF9">
      <w:pPr>
        <w:rPr>
          <w:ins w:id="1535" w:author="Ryan" w:date="2017-04-10T07:04:00Z"/>
        </w:rPr>
      </w:pPr>
      <w:ins w:id="1536" w:author="Ryan" w:date="2017-04-10T07:04:00Z">
        <w:r>
          <w:t>Right now, we are playing with an idea to have a background to our website. At the time of writing this, we’ll only have the one page so far. The verdict is still out if we want to apply a background to our site. This does step away from our original idea of having a simple layout where the article and the comments supposed to be the highlight; But, we want to replace that to make it livelier than just a black and white theme.</w:t>
        </w:r>
      </w:ins>
    </w:p>
    <w:p w:rsidR="00CF7EF9" w:rsidRDefault="00CF7EF9" w:rsidP="00CF7EF9">
      <w:pPr>
        <w:rPr>
          <w:ins w:id="1537" w:author="Ryan" w:date="2017-04-10T07:04:00Z"/>
        </w:rPr>
      </w:pPr>
      <w:ins w:id="1538" w:author="Ryan" w:date="2017-04-10T07:04:00Z">
        <w:r>
          <w:t>We asked around what the print layout is and now know what it is, I’ve gone ahead and added that to the documentation. I’ve already taken the time to indent all the CSS and HTML pages last week. I’ve made sure to tell the members to comment their code once in a while along with them indenting their pages.</w:t>
        </w:r>
      </w:ins>
    </w:p>
    <w:p w:rsidR="00CF7EF9" w:rsidRPr="005C3DD2" w:rsidRDefault="00CF7EF9" w:rsidP="00CF7EF9">
      <w:pPr>
        <w:rPr>
          <w:ins w:id="1539" w:author="Ryan" w:date="2017-04-10T07:04:00Z"/>
          <w:b/>
          <w:u w:val="single"/>
        </w:rPr>
      </w:pPr>
      <w:ins w:id="1540" w:author="Ryan" w:date="2017-04-10T07:04:00Z">
        <w:r w:rsidRPr="005C3DD2">
          <w:rPr>
            <w:b/>
            <w:u w:val="single"/>
          </w:rPr>
          <w:t>URL</w:t>
        </w:r>
      </w:ins>
    </w:p>
    <w:p w:rsidR="004079EB" w:rsidRDefault="00CF7EF9" w:rsidP="00CF7EF9">
      <w:pPr>
        <w:tabs>
          <w:tab w:val="left" w:pos="1305"/>
        </w:tabs>
        <w:jc w:val="center"/>
        <w:rPr>
          <w:ins w:id="1541" w:author="Ryan" w:date="2017-03-23T20:33:00Z"/>
          <w:sz w:val="32"/>
          <w:szCs w:val="32"/>
        </w:rPr>
        <w:pPrChange w:id="1542" w:author="Ryan" w:date="2017-02-16T22:20:00Z">
          <w:pPr/>
        </w:pPrChange>
      </w:pPr>
      <w:ins w:id="1543" w:author="Ryan" w:date="2017-04-10T07:04:00Z">
        <w:r w:rsidRPr="005C3DD2">
          <w:rPr>
            <w:b/>
            <w:u w:val="single"/>
          </w:rPr>
          <w:t>JavaScript Validation</w:t>
        </w:r>
      </w:ins>
    </w:p>
    <w:tbl>
      <w:tblPr>
        <w:tblW w:w="9600" w:type="dxa"/>
        <w:tblLook w:val="04A0" w:firstRow="1" w:lastRow="0" w:firstColumn="1" w:lastColumn="0" w:noHBand="0" w:noVBand="1"/>
      </w:tblPr>
      <w:tblGrid>
        <w:gridCol w:w="829"/>
        <w:gridCol w:w="2902"/>
        <w:gridCol w:w="5948"/>
      </w:tblGrid>
      <w:tr w:rsidR="00CF7EF9" w:rsidRPr="00C7454F" w:rsidTr="005C3DD2">
        <w:trPr>
          <w:trHeight w:val="300"/>
          <w:ins w:id="1544" w:author="Ryan" w:date="2017-04-10T07:04: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rPr>
                <w:ins w:id="1545" w:author="Ryan" w:date="2017-04-10T07:04:00Z"/>
                <w:rFonts w:ascii="Calibri" w:eastAsia="Times New Roman" w:hAnsi="Calibri" w:cs="Calibri"/>
                <w:b/>
                <w:bCs/>
                <w:color w:val="3F3F3F"/>
              </w:rPr>
            </w:pPr>
            <w:ins w:id="1546" w:author="Ryan" w:date="2017-04-10T07:04:00Z">
              <w:r w:rsidRPr="00C7454F">
                <w:rPr>
                  <w:rFonts w:ascii="Calibri" w:eastAsia="Times New Roman" w:hAnsi="Calibri" w:cs="Calibri"/>
                  <w:b/>
                  <w:bCs/>
                  <w:color w:val="3F3F3F"/>
                </w:rPr>
                <w:t>FORM on page: All the html pages. They all have the same sign-in/sign-up button functionality</w:t>
              </w:r>
            </w:ins>
          </w:p>
        </w:tc>
      </w:tr>
      <w:tr w:rsidR="00CF7EF9" w:rsidRPr="00C7454F" w:rsidTr="005C3DD2">
        <w:trPr>
          <w:trHeight w:val="300"/>
          <w:ins w:id="1547" w:author="Ryan" w:date="2017-04-10T07:04: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48" w:author="Ryan" w:date="2017-04-10T07:04:00Z"/>
                <w:rFonts w:ascii="Calibri" w:eastAsia="Times New Roman" w:hAnsi="Calibri" w:cs="Calibri"/>
                <w:b/>
                <w:bCs/>
                <w:color w:val="3F3F3F"/>
              </w:rPr>
            </w:pPr>
            <w:ins w:id="1549" w:author="Ryan" w:date="2017-04-10T07:04:00Z">
              <w:r w:rsidRPr="00C7454F">
                <w:rPr>
                  <w:rFonts w:ascii="Calibri" w:eastAsia="Times New Roman" w:hAnsi="Calibri" w:cs="Calibri"/>
                  <w:b/>
                  <w:bCs/>
                  <w:color w:val="3F3F3F"/>
                </w:rPr>
                <w:lastRenderedPageBreak/>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0" w:author="Ryan" w:date="2017-04-10T07:04:00Z"/>
                <w:rFonts w:ascii="Calibri" w:eastAsia="Times New Roman" w:hAnsi="Calibri" w:cs="Calibri"/>
                <w:b/>
                <w:bCs/>
                <w:color w:val="3F3F3F"/>
              </w:rPr>
            </w:pPr>
            <w:ins w:id="1551" w:author="Ryan" w:date="2017-04-10T07:04: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2" w:author="Ryan" w:date="2017-04-10T07:04:00Z"/>
                <w:rFonts w:ascii="Calibri" w:eastAsia="Times New Roman" w:hAnsi="Calibri" w:cs="Calibri"/>
                <w:b/>
                <w:bCs/>
                <w:color w:val="3F3F3F"/>
              </w:rPr>
            </w:pPr>
            <w:ins w:id="1553" w:author="Ryan" w:date="2017-04-10T07:04:00Z">
              <w:r w:rsidRPr="00C7454F">
                <w:rPr>
                  <w:rFonts w:ascii="Calibri" w:eastAsia="Times New Roman" w:hAnsi="Calibri" w:cs="Calibri"/>
                  <w:b/>
                  <w:bCs/>
                  <w:color w:val="3F3F3F"/>
                </w:rPr>
                <w:t>Explanation</w:t>
              </w:r>
            </w:ins>
          </w:p>
        </w:tc>
      </w:tr>
      <w:tr w:rsidR="00CF7EF9" w:rsidRPr="00C7454F" w:rsidTr="005C3DD2">
        <w:trPr>
          <w:trHeight w:val="300"/>
          <w:ins w:id="1554"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555" w:author="Ryan" w:date="2017-04-10T07:04:00Z"/>
                <w:rFonts w:ascii="Calibri" w:eastAsia="Times New Roman" w:hAnsi="Calibri" w:cs="Calibri"/>
                <w:b/>
                <w:bCs/>
                <w:color w:val="3F3F3F"/>
              </w:rPr>
            </w:pPr>
            <w:ins w:id="1556" w:author="Ryan" w:date="2017-04-10T07:04:00Z">
              <w:r w:rsidRPr="00C7454F">
                <w:rPr>
                  <w:rFonts w:ascii="Calibri" w:eastAsia="Times New Roman" w:hAnsi="Calibri" w:cs="Calibri"/>
                  <w:b/>
                  <w:bCs/>
                  <w:color w:val="3F3F3F"/>
                </w:rPr>
                <w:t>id01</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7" w:author="Ryan" w:date="2017-04-10T07:04:00Z"/>
                <w:rFonts w:ascii="Calibri" w:eastAsia="Times New Roman" w:hAnsi="Calibri" w:cs="Calibri"/>
                <w:b/>
                <w:bCs/>
                <w:color w:val="3F3F3F"/>
              </w:rPr>
            </w:pPr>
            <w:ins w:id="1558" w:author="Ryan" w:date="2017-04-10T07:04: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9" w:author="Ryan" w:date="2017-04-10T07:04:00Z"/>
                <w:rFonts w:ascii="Calibri" w:eastAsia="Times New Roman" w:hAnsi="Calibri" w:cs="Calibri"/>
                <w:b/>
                <w:bCs/>
                <w:color w:val="3F3F3F"/>
              </w:rPr>
            </w:pPr>
            <w:ins w:id="1560" w:author="Ryan" w:date="2017-04-10T07:04:00Z">
              <w:r w:rsidRPr="00C7454F">
                <w:rPr>
                  <w:rFonts w:ascii="Calibri" w:eastAsia="Times New Roman" w:hAnsi="Calibri" w:cs="Calibri"/>
                  <w:b/>
                  <w:bCs/>
                  <w:color w:val="3F3F3F"/>
                </w:rPr>
                <w:t>The person needs to log onto the site with a username.</w:t>
              </w:r>
            </w:ins>
          </w:p>
        </w:tc>
      </w:tr>
      <w:tr w:rsidR="00CF7EF9" w:rsidRPr="00C7454F" w:rsidTr="005C3DD2">
        <w:trPr>
          <w:trHeight w:val="300"/>
          <w:ins w:id="1561"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62"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3" w:author="Ryan" w:date="2017-04-10T07:04:00Z"/>
                <w:rFonts w:ascii="Calibri" w:eastAsia="Times New Roman" w:hAnsi="Calibri" w:cs="Calibri"/>
                <w:b/>
                <w:bCs/>
                <w:color w:val="3F3F3F"/>
              </w:rPr>
            </w:pPr>
            <w:ins w:id="1564" w:author="Ryan" w:date="2017-04-10T07:04: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5" w:author="Ryan" w:date="2017-04-10T07:04:00Z"/>
                <w:rFonts w:ascii="Calibri" w:eastAsia="Times New Roman" w:hAnsi="Calibri" w:cs="Calibri"/>
                <w:b/>
                <w:bCs/>
                <w:color w:val="3F3F3F"/>
              </w:rPr>
            </w:pPr>
            <w:ins w:id="1566" w:author="Ryan" w:date="2017-04-10T07:04:00Z">
              <w:r w:rsidRPr="00C7454F">
                <w:rPr>
                  <w:rFonts w:ascii="Calibri" w:eastAsia="Times New Roman" w:hAnsi="Calibri" w:cs="Calibri"/>
                  <w:b/>
                  <w:bCs/>
                  <w:color w:val="3F3F3F"/>
                </w:rPr>
                <w:t>The person needs to log onto the site with a password.</w:t>
              </w:r>
            </w:ins>
          </w:p>
        </w:tc>
      </w:tr>
      <w:tr w:rsidR="00CF7EF9" w:rsidRPr="00C7454F" w:rsidTr="005C3DD2">
        <w:trPr>
          <w:trHeight w:val="300"/>
          <w:ins w:id="1567"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68"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9" w:author="Ryan" w:date="2017-04-10T07:04:00Z"/>
                <w:rFonts w:ascii="Calibri" w:eastAsia="Times New Roman" w:hAnsi="Calibri" w:cs="Calibri"/>
                <w:b/>
                <w:bCs/>
                <w:color w:val="3F3F3F"/>
              </w:rPr>
            </w:pPr>
            <w:ins w:id="1570"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71" w:author="Ryan" w:date="2017-04-10T07:04:00Z"/>
                <w:rFonts w:ascii="Calibri" w:eastAsia="Times New Roman" w:hAnsi="Calibri" w:cs="Calibri"/>
                <w:b/>
                <w:bCs/>
                <w:color w:val="3F3F3F"/>
              </w:rPr>
            </w:pPr>
            <w:ins w:id="1572" w:author="Ryan" w:date="2017-04-10T07:04:00Z">
              <w:r w:rsidRPr="00C7454F">
                <w:rPr>
                  <w:rFonts w:ascii="Calibri" w:eastAsia="Times New Roman" w:hAnsi="Calibri" w:cs="Calibri"/>
                  <w:b/>
                  <w:bCs/>
                  <w:color w:val="3F3F3F"/>
                </w:rPr>
                <w:t>This allows the user to send their log-in info to the server.</w:t>
              </w:r>
            </w:ins>
          </w:p>
        </w:tc>
      </w:tr>
      <w:tr w:rsidR="00CF7EF9" w:rsidRPr="00C7454F" w:rsidTr="005C3DD2">
        <w:trPr>
          <w:trHeight w:val="300"/>
          <w:ins w:id="157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74"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75" w:author="Ryan" w:date="2017-04-10T07:04:00Z"/>
                <w:rFonts w:ascii="Calibri" w:eastAsia="Times New Roman" w:hAnsi="Calibri" w:cs="Calibri"/>
                <w:b/>
                <w:bCs/>
                <w:color w:val="3F3F3F"/>
              </w:rPr>
            </w:pPr>
            <w:ins w:id="1576" w:author="Ryan" w:date="2017-04-10T07:04: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77" w:author="Ryan" w:date="2017-04-10T07:04:00Z"/>
                <w:rFonts w:ascii="Calibri" w:eastAsia="Times New Roman" w:hAnsi="Calibri" w:cs="Calibri"/>
                <w:b/>
                <w:bCs/>
                <w:color w:val="3F3F3F"/>
              </w:rPr>
            </w:pPr>
            <w:ins w:id="1578" w:author="Ryan" w:date="2017-04-10T07:04:00Z">
              <w:r w:rsidRPr="00C7454F">
                <w:rPr>
                  <w:rFonts w:ascii="Calibri" w:eastAsia="Times New Roman" w:hAnsi="Calibri" w:cs="Calibri"/>
                  <w:b/>
                  <w:bCs/>
                  <w:color w:val="3F3F3F"/>
                </w:rPr>
                <w:t>This allows the user to cancel out of signing-on to the site.</w:t>
              </w:r>
            </w:ins>
          </w:p>
        </w:tc>
      </w:tr>
      <w:tr w:rsidR="00CF7EF9" w:rsidRPr="00C7454F" w:rsidTr="005C3DD2">
        <w:trPr>
          <w:trHeight w:val="300"/>
          <w:ins w:id="1579"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580" w:author="Ryan" w:date="2017-04-10T07:04:00Z"/>
                <w:rFonts w:ascii="Calibri" w:eastAsia="Times New Roman" w:hAnsi="Calibri" w:cs="Calibri"/>
                <w:b/>
                <w:bCs/>
                <w:color w:val="3F3F3F"/>
              </w:rPr>
            </w:pPr>
            <w:ins w:id="1581" w:author="Ryan" w:date="2017-04-10T07:04:00Z">
              <w:r w:rsidRPr="00C7454F">
                <w:rPr>
                  <w:rFonts w:ascii="Calibri" w:eastAsia="Times New Roman" w:hAnsi="Calibri" w:cs="Calibri"/>
                  <w:b/>
                  <w:bCs/>
                  <w:color w:val="3F3F3F"/>
                </w:rPr>
                <w:t>id02</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82" w:author="Ryan" w:date="2017-04-10T07:04:00Z"/>
                <w:rFonts w:ascii="Calibri" w:eastAsia="Times New Roman" w:hAnsi="Calibri" w:cs="Calibri"/>
                <w:b/>
                <w:bCs/>
                <w:color w:val="3F3F3F"/>
              </w:rPr>
            </w:pPr>
            <w:ins w:id="1583" w:author="Ryan" w:date="2017-04-10T07:04: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84" w:author="Ryan" w:date="2017-04-10T07:04:00Z"/>
                <w:rFonts w:ascii="Calibri" w:eastAsia="Times New Roman" w:hAnsi="Calibri" w:cs="Calibri"/>
                <w:b/>
                <w:bCs/>
                <w:color w:val="3F3F3F"/>
              </w:rPr>
            </w:pPr>
            <w:ins w:id="1585" w:author="Ryan" w:date="2017-04-10T07:04:00Z">
              <w:r w:rsidRPr="00C7454F">
                <w:rPr>
                  <w:rFonts w:ascii="Calibri" w:eastAsia="Times New Roman" w:hAnsi="Calibri" w:cs="Calibri"/>
                  <w:b/>
                  <w:bCs/>
                  <w:color w:val="3F3F3F"/>
                </w:rPr>
                <w:t>The person needs to log onto the site with a username.</w:t>
              </w:r>
            </w:ins>
          </w:p>
        </w:tc>
      </w:tr>
      <w:tr w:rsidR="00CF7EF9" w:rsidRPr="00C7454F" w:rsidTr="005C3DD2">
        <w:trPr>
          <w:trHeight w:val="300"/>
          <w:ins w:id="1586"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87"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88" w:author="Ryan" w:date="2017-04-10T07:04:00Z"/>
                <w:rFonts w:ascii="Calibri" w:eastAsia="Times New Roman" w:hAnsi="Calibri" w:cs="Calibri"/>
                <w:b/>
                <w:bCs/>
                <w:color w:val="3F3F3F"/>
              </w:rPr>
            </w:pPr>
            <w:ins w:id="1589" w:author="Ryan" w:date="2017-04-10T07:04: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90" w:author="Ryan" w:date="2017-04-10T07:04:00Z"/>
                <w:rFonts w:ascii="Calibri" w:eastAsia="Times New Roman" w:hAnsi="Calibri" w:cs="Calibri"/>
                <w:b/>
                <w:bCs/>
                <w:color w:val="3F3F3F"/>
              </w:rPr>
            </w:pPr>
            <w:ins w:id="1591" w:author="Ryan" w:date="2017-04-10T07:04:00Z">
              <w:r w:rsidRPr="00C7454F">
                <w:rPr>
                  <w:rFonts w:ascii="Calibri" w:eastAsia="Times New Roman" w:hAnsi="Calibri" w:cs="Calibri"/>
                  <w:b/>
                  <w:bCs/>
                  <w:color w:val="3F3F3F"/>
                </w:rPr>
                <w:t>The person needs to log onto the site with a password.</w:t>
              </w:r>
            </w:ins>
          </w:p>
        </w:tc>
      </w:tr>
      <w:tr w:rsidR="00CF7EF9" w:rsidRPr="00C7454F" w:rsidTr="005C3DD2">
        <w:trPr>
          <w:trHeight w:val="300"/>
          <w:ins w:id="1592"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93"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94" w:author="Ryan" w:date="2017-04-10T07:04:00Z"/>
                <w:rFonts w:ascii="Calibri" w:eastAsia="Times New Roman" w:hAnsi="Calibri" w:cs="Calibri"/>
                <w:b/>
                <w:bCs/>
                <w:color w:val="3F3F3F"/>
              </w:rPr>
            </w:pPr>
            <w:ins w:id="1595"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96" w:author="Ryan" w:date="2017-04-10T07:04:00Z"/>
                <w:rFonts w:ascii="Calibri" w:eastAsia="Times New Roman" w:hAnsi="Calibri" w:cs="Calibri"/>
                <w:b/>
                <w:bCs/>
                <w:color w:val="3F3F3F"/>
              </w:rPr>
            </w:pPr>
            <w:ins w:id="1597" w:author="Ryan" w:date="2017-04-10T07:04:00Z">
              <w:r w:rsidRPr="00C7454F">
                <w:rPr>
                  <w:rFonts w:ascii="Calibri" w:eastAsia="Times New Roman" w:hAnsi="Calibri" w:cs="Calibri"/>
                  <w:b/>
                  <w:bCs/>
                  <w:color w:val="3F3F3F"/>
                </w:rPr>
                <w:t>This allows the user to send their log-in info to the server.</w:t>
              </w:r>
            </w:ins>
          </w:p>
        </w:tc>
      </w:tr>
      <w:tr w:rsidR="00CF7EF9" w:rsidRPr="00C7454F" w:rsidTr="005C3DD2">
        <w:trPr>
          <w:trHeight w:val="300"/>
          <w:ins w:id="1598"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99"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0" w:author="Ryan" w:date="2017-04-10T07:04:00Z"/>
                <w:rFonts w:ascii="Calibri" w:eastAsia="Times New Roman" w:hAnsi="Calibri" w:cs="Calibri"/>
                <w:b/>
                <w:bCs/>
                <w:color w:val="3F3F3F"/>
              </w:rPr>
            </w:pPr>
            <w:ins w:id="1601" w:author="Ryan" w:date="2017-04-10T07:04: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2" w:author="Ryan" w:date="2017-04-10T07:04:00Z"/>
                <w:rFonts w:ascii="Calibri" w:eastAsia="Times New Roman" w:hAnsi="Calibri" w:cs="Calibri"/>
                <w:b/>
                <w:bCs/>
                <w:color w:val="3F3F3F"/>
              </w:rPr>
            </w:pPr>
            <w:ins w:id="1603" w:author="Ryan" w:date="2017-04-10T07:04:00Z">
              <w:r w:rsidRPr="00C7454F">
                <w:rPr>
                  <w:rFonts w:ascii="Calibri" w:eastAsia="Times New Roman" w:hAnsi="Calibri" w:cs="Calibri"/>
                  <w:b/>
                  <w:bCs/>
                  <w:color w:val="3F3F3F"/>
                </w:rPr>
                <w:t>This allows the user to cancel out of signing-on to the site.</w:t>
              </w:r>
            </w:ins>
          </w:p>
        </w:tc>
      </w:tr>
      <w:tr w:rsidR="00CF7EF9" w:rsidRPr="00C7454F" w:rsidTr="005C3DD2">
        <w:trPr>
          <w:trHeight w:val="300"/>
          <w:ins w:id="1604"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05"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6" w:author="Ryan" w:date="2017-04-10T07:04:00Z"/>
                <w:rFonts w:ascii="Calibri" w:eastAsia="Times New Roman" w:hAnsi="Calibri" w:cs="Calibri"/>
                <w:b/>
                <w:bCs/>
                <w:color w:val="3F3F3F"/>
              </w:rPr>
            </w:pPr>
            <w:ins w:id="1607" w:author="Ryan" w:date="2017-04-10T07:04:00Z">
              <w:r w:rsidRPr="00C7454F">
                <w:rPr>
                  <w:rFonts w:ascii="Calibri" w:eastAsia="Times New Roman" w:hAnsi="Calibri" w:cs="Calibri"/>
                  <w:b/>
                  <w:bCs/>
                  <w:color w:val="3F3F3F"/>
                </w:rPr>
                <w:t>Type="radio" 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8" w:author="Ryan" w:date="2017-04-10T07:04:00Z"/>
                <w:rFonts w:ascii="Calibri" w:eastAsia="Times New Roman" w:hAnsi="Calibri" w:cs="Calibri"/>
                <w:b/>
                <w:bCs/>
                <w:color w:val="3F3F3F"/>
              </w:rPr>
            </w:pPr>
            <w:ins w:id="1609"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5C3DD2">
        <w:trPr>
          <w:trHeight w:val="300"/>
          <w:ins w:id="1610"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11"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2" w:author="Ryan" w:date="2017-04-10T07:04:00Z"/>
                <w:rFonts w:ascii="Calibri" w:eastAsia="Times New Roman" w:hAnsi="Calibri" w:cs="Calibri"/>
                <w:b/>
                <w:bCs/>
                <w:color w:val="3F3F3F"/>
              </w:rPr>
            </w:pPr>
            <w:ins w:id="1613" w:author="Ryan" w:date="2017-04-10T07:04:00Z">
              <w:r w:rsidRPr="00C7454F">
                <w:rPr>
                  <w:rFonts w:ascii="Calibri" w:eastAsia="Times New Roman" w:hAnsi="Calibri" w:cs="Calibri"/>
                  <w:b/>
                  <w:bCs/>
                  <w:color w:val="3F3F3F"/>
                </w:rPr>
                <w:t>Type="radio" female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4" w:author="Ryan" w:date="2017-04-10T07:04:00Z"/>
                <w:rFonts w:ascii="Calibri" w:eastAsia="Times New Roman" w:hAnsi="Calibri" w:cs="Calibri"/>
                <w:b/>
                <w:bCs/>
                <w:color w:val="3F3F3F"/>
              </w:rPr>
            </w:pPr>
            <w:ins w:id="1615"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5C3DD2">
        <w:trPr>
          <w:trHeight w:val="300"/>
          <w:ins w:id="1616"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17"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8" w:author="Ryan" w:date="2017-04-10T07:04:00Z"/>
                <w:rFonts w:ascii="Calibri" w:eastAsia="Times New Roman" w:hAnsi="Calibri" w:cs="Calibri"/>
                <w:b/>
                <w:bCs/>
                <w:color w:val="3F3F3F"/>
              </w:rPr>
            </w:pPr>
            <w:ins w:id="1619" w:author="Ryan" w:date="2017-04-10T07:04:00Z">
              <w:r w:rsidRPr="00C7454F">
                <w:rPr>
                  <w:rFonts w:ascii="Calibri" w:eastAsia="Times New Roman" w:hAnsi="Calibri" w:cs="Calibri"/>
                  <w:b/>
                  <w:bCs/>
                  <w:color w:val="3F3F3F"/>
                </w:rPr>
                <w:t>Type="radio" other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20" w:author="Ryan" w:date="2017-04-10T07:04:00Z"/>
                <w:rFonts w:ascii="Calibri" w:eastAsia="Times New Roman" w:hAnsi="Calibri" w:cs="Calibri"/>
                <w:b/>
                <w:bCs/>
                <w:color w:val="3F3F3F"/>
              </w:rPr>
            </w:pPr>
            <w:ins w:id="1621"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5C3DD2">
        <w:trPr>
          <w:trHeight w:val="300"/>
          <w:ins w:id="1622" w:author="Ryan" w:date="2017-04-10T07:04: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rPr>
                <w:ins w:id="1623" w:author="Ryan" w:date="2017-04-10T07:04:00Z"/>
                <w:rFonts w:ascii="Calibri" w:eastAsia="Times New Roman" w:hAnsi="Calibri" w:cs="Calibri"/>
                <w:b/>
                <w:bCs/>
                <w:color w:val="3F3F3F"/>
              </w:rPr>
            </w:pPr>
            <w:ins w:id="1624" w:author="Ryan" w:date="2017-04-10T07:04:00Z">
              <w:r w:rsidRPr="00C7454F">
                <w:rPr>
                  <w:rFonts w:ascii="Calibri" w:eastAsia="Times New Roman" w:hAnsi="Calibri" w:cs="Calibri"/>
                  <w:b/>
                  <w:bCs/>
                  <w:color w:val="3F3F3F"/>
                </w:rPr>
                <w:t>FORM on page: contact1.html</w:t>
              </w:r>
            </w:ins>
          </w:p>
        </w:tc>
      </w:tr>
      <w:tr w:rsidR="00CF7EF9" w:rsidRPr="00C7454F" w:rsidTr="005C3DD2">
        <w:trPr>
          <w:trHeight w:val="300"/>
          <w:ins w:id="1625" w:author="Ryan" w:date="2017-04-10T07:04: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26" w:author="Ryan" w:date="2017-04-10T07:04:00Z"/>
                <w:rFonts w:ascii="Calibri" w:eastAsia="Times New Roman" w:hAnsi="Calibri" w:cs="Calibri"/>
                <w:b/>
                <w:bCs/>
                <w:color w:val="3F3F3F"/>
              </w:rPr>
            </w:pPr>
            <w:ins w:id="1627" w:author="Ryan" w:date="2017-04-10T07:04:00Z">
              <w:r w:rsidRPr="00C7454F">
                <w:rPr>
                  <w:rFonts w:ascii="Calibri" w:eastAsia="Times New Roman" w:hAnsi="Calibri" w:cs="Calibri"/>
                  <w:b/>
                  <w:bCs/>
                  <w:color w:val="3F3F3F"/>
                </w:rPr>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28" w:author="Ryan" w:date="2017-04-10T07:04:00Z"/>
                <w:rFonts w:ascii="Calibri" w:eastAsia="Times New Roman" w:hAnsi="Calibri" w:cs="Calibri"/>
                <w:b/>
                <w:bCs/>
                <w:color w:val="3F3F3F"/>
              </w:rPr>
            </w:pPr>
            <w:ins w:id="1629" w:author="Ryan" w:date="2017-04-10T07:04: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30" w:author="Ryan" w:date="2017-04-10T07:04:00Z"/>
                <w:rFonts w:ascii="Calibri" w:eastAsia="Times New Roman" w:hAnsi="Calibri" w:cs="Calibri"/>
                <w:b/>
                <w:bCs/>
                <w:color w:val="3F3F3F"/>
              </w:rPr>
            </w:pPr>
            <w:ins w:id="1631" w:author="Ryan" w:date="2017-04-10T07:04:00Z">
              <w:r w:rsidRPr="00C7454F">
                <w:rPr>
                  <w:rFonts w:ascii="Calibri" w:eastAsia="Times New Roman" w:hAnsi="Calibri" w:cs="Calibri"/>
                  <w:b/>
                  <w:bCs/>
                  <w:color w:val="3F3F3F"/>
                </w:rPr>
                <w:t>Explanation</w:t>
              </w:r>
            </w:ins>
          </w:p>
        </w:tc>
      </w:tr>
      <w:tr w:rsidR="00CF7EF9" w:rsidRPr="00C7454F" w:rsidTr="005C3DD2">
        <w:trPr>
          <w:trHeight w:val="300"/>
          <w:ins w:id="1632"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33" w:author="Ryan" w:date="2017-04-10T07:04:00Z"/>
                <w:rFonts w:ascii="Calibri" w:eastAsia="Times New Roman" w:hAnsi="Calibri" w:cs="Calibri"/>
                <w:b/>
                <w:bCs/>
                <w:color w:val="3F3F3F"/>
              </w:rPr>
            </w:pPr>
            <w:ins w:id="1634" w:author="Ryan" w:date="2017-04-10T07:04:00Z">
              <w:r w:rsidRPr="00C7454F">
                <w:rPr>
                  <w:rFonts w:ascii="Calibri" w:eastAsia="Times New Roman" w:hAnsi="Calibri" w:cs="Calibri"/>
                  <w:b/>
                  <w:bCs/>
                  <w:color w:val="3F3F3F"/>
                </w:rPr>
                <w:t>upperf</w:t>
              </w:r>
            </w:ins>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35" w:author="Ryan" w:date="2017-04-10T07:04:00Z"/>
                <w:rFonts w:ascii="Calibri" w:eastAsia="Times New Roman" w:hAnsi="Calibri" w:cs="Calibri"/>
                <w:b/>
                <w:bCs/>
                <w:color w:val="3F3F3F"/>
              </w:rPr>
            </w:pPr>
            <w:ins w:id="1636" w:author="Ryan" w:date="2017-04-10T07:04:00Z">
              <w:r w:rsidRPr="00C7454F">
                <w:rPr>
                  <w:rFonts w:ascii="Calibri" w:eastAsia="Times New Roman" w:hAnsi="Calibri" w:cs="Calibri"/>
                  <w:b/>
                  <w:bCs/>
                  <w:color w:val="3F3F3F"/>
                </w:rPr>
                <w:t>Type="text" for username</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37" w:author="Ryan" w:date="2017-04-10T07:04:00Z"/>
                <w:rFonts w:ascii="Calibri" w:eastAsia="Times New Roman" w:hAnsi="Calibri" w:cs="Calibri"/>
                <w:b/>
                <w:bCs/>
                <w:color w:val="3F3F3F"/>
              </w:rPr>
            </w:pPr>
            <w:ins w:id="1638" w:author="Ryan" w:date="2017-04-10T07:04:00Z">
              <w:r w:rsidRPr="00C7454F">
                <w:rPr>
                  <w:rFonts w:ascii="Calibri" w:eastAsia="Times New Roman" w:hAnsi="Calibri" w:cs="Calibri"/>
                  <w:b/>
                  <w:bCs/>
                  <w:color w:val="3F3F3F"/>
                </w:rPr>
                <w:t>The person needs to enter their username so we know who we're helping with.</w:t>
              </w:r>
            </w:ins>
          </w:p>
        </w:tc>
      </w:tr>
      <w:tr w:rsidR="00CF7EF9" w:rsidRPr="00C7454F" w:rsidTr="005C3DD2">
        <w:trPr>
          <w:trHeight w:val="450"/>
          <w:ins w:id="1639"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0" w:author="Ryan" w:date="2017-04-10T07:04: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1" w:author="Ryan" w:date="2017-04-10T07:04: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2" w:author="Ryan" w:date="2017-04-10T07:04:00Z"/>
                <w:rFonts w:ascii="Calibri" w:eastAsia="Times New Roman" w:hAnsi="Calibri" w:cs="Calibri"/>
                <w:b/>
                <w:bCs/>
                <w:color w:val="3F3F3F"/>
              </w:rPr>
            </w:pPr>
          </w:p>
        </w:tc>
      </w:tr>
      <w:tr w:rsidR="00CF7EF9" w:rsidRPr="00C7454F" w:rsidTr="005C3DD2">
        <w:trPr>
          <w:trHeight w:val="450"/>
          <w:ins w:id="164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4" w:author="Ryan" w:date="2017-04-10T07:04:00Z"/>
                <w:rFonts w:ascii="Calibri" w:eastAsia="Times New Roman" w:hAnsi="Calibri" w:cs="Calibri"/>
                <w:b/>
                <w:bCs/>
                <w:color w:val="3F3F3F"/>
              </w:rPr>
            </w:pPr>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45" w:author="Ryan" w:date="2017-04-10T07:04:00Z"/>
                <w:rFonts w:ascii="Calibri" w:eastAsia="Times New Roman" w:hAnsi="Calibri" w:cs="Calibri"/>
                <w:b/>
                <w:bCs/>
                <w:color w:val="3F3F3F"/>
              </w:rPr>
            </w:pPr>
            <w:ins w:id="1646" w:author="Ryan" w:date="2017-04-10T07:04:00Z">
              <w:r w:rsidRPr="00C7454F">
                <w:rPr>
                  <w:rFonts w:ascii="Calibri" w:eastAsia="Times New Roman" w:hAnsi="Calibri" w:cs="Calibri"/>
                  <w:b/>
                  <w:bCs/>
                  <w:color w:val="3F3F3F"/>
                </w:rPr>
                <w:t>Type="email" for their email</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47" w:author="Ryan" w:date="2017-04-10T07:04:00Z"/>
                <w:rFonts w:ascii="Calibri" w:eastAsia="Times New Roman" w:hAnsi="Calibri" w:cs="Calibri"/>
                <w:b/>
                <w:bCs/>
                <w:color w:val="3F3F3F"/>
              </w:rPr>
            </w:pPr>
            <w:ins w:id="1648" w:author="Ryan" w:date="2017-04-10T07:04:00Z">
              <w:r w:rsidRPr="00C7454F">
                <w:rPr>
                  <w:rFonts w:ascii="Calibri" w:eastAsia="Times New Roman" w:hAnsi="Calibri" w:cs="Calibri"/>
                  <w:b/>
                  <w:bCs/>
                  <w:color w:val="3F3F3F"/>
                </w:rPr>
                <w:t>We need their email address so we can contact the person, if needed.</w:t>
              </w:r>
            </w:ins>
          </w:p>
        </w:tc>
      </w:tr>
      <w:tr w:rsidR="00CF7EF9" w:rsidRPr="00C7454F" w:rsidTr="005C3DD2">
        <w:trPr>
          <w:trHeight w:val="450"/>
          <w:ins w:id="1649"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0" w:author="Ryan" w:date="2017-04-10T07:04: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1" w:author="Ryan" w:date="2017-04-10T07:04: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2" w:author="Ryan" w:date="2017-04-10T07:04:00Z"/>
                <w:rFonts w:ascii="Calibri" w:eastAsia="Times New Roman" w:hAnsi="Calibri" w:cs="Calibri"/>
                <w:b/>
                <w:bCs/>
                <w:color w:val="3F3F3F"/>
              </w:rPr>
            </w:pPr>
          </w:p>
        </w:tc>
      </w:tr>
      <w:tr w:rsidR="00CF7EF9" w:rsidRPr="00C7454F" w:rsidTr="005C3DD2">
        <w:trPr>
          <w:trHeight w:val="300"/>
          <w:ins w:id="165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4"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55" w:author="Ryan" w:date="2017-04-10T07:04:00Z"/>
                <w:rFonts w:ascii="Calibri" w:eastAsia="Times New Roman" w:hAnsi="Calibri" w:cs="Calibri"/>
                <w:b/>
                <w:bCs/>
                <w:color w:val="3F3F3F"/>
              </w:rPr>
            </w:pPr>
            <w:ins w:id="1656"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57" w:author="Ryan" w:date="2017-04-10T07:04:00Z"/>
                <w:rFonts w:ascii="Calibri" w:eastAsia="Times New Roman" w:hAnsi="Calibri" w:cs="Calibri"/>
                <w:b/>
                <w:bCs/>
                <w:color w:val="3F3F3F"/>
              </w:rPr>
            </w:pPr>
            <w:ins w:id="1658" w:author="Ryan" w:date="2017-04-10T07:04:00Z">
              <w:r w:rsidRPr="00C7454F">
                <w:rPr>
                  <w:rFonts w:ascii="Calibri" w:eastAsia="Times New Roman" w:hAnsi="Calibri" w:cs="Calibri"/>
                  <w:b/>
                  <w:bCs/>
                  <w:color w:val="3F3F3F"/>
                </w:rPr>
                <w:t>This allows the user to submit their form data to our servers.</w:t>
              </w:r>
            </w:ins>
          </w:p>
        </w:tc>
      </w:tr>
    </w:tbl>
    <w:p w:rsidR="004079EB" w:rsidRDefault="004079EB">
      <w:pPr>
        <w:tabs>
          <w:tab w:val="left" w:pos="1305"/>
        </w:tabs>
        <w:jc w:val="center"/>
        <w:rPr>
          <w:ins w:id="1659" w:author="Ryan" w:date="2017-04-10T07:05:00Z"/>
          <w:sz w:val="32"/>
          <w:szCs w:val="32"/>
        </w:rPr>
        <w:pPrChange w:id="1660" w:author="Ryan" w:date="2017-02-16T22:20:00Z">
          <w:pPr/>
        </w:pPrChange>
      </w:pPr>
    </w:p>
    <w:p w:rsidR="00CF7EF9" w:rsidRDefault="00CF7EF9">
      <w:pPr>
        <w:tabs>
          <w:tab w:val="left" w:pos="1305"/>
        </w:tabs>
        <w:jc w:val="center"/>
        <w:rPr>
          <w:ins w:id="1661" w:author="Ryan" w:date="2017-04-10T07:05:00Z"/>
          <w:b/>
          <w:u w:val="single"/>
        </w:rPr>
        <w:pPrChange w:id="1662" w:author="Ryan" w:date="2017-02-16T22:20:00Z">
          <w:pPr/>
        </w:pPrChange>
      </w:pPr>
      <w:ins w:id="1663" w:author="Ryan" w:date="2017-04-10T07:05:00Z">
        <w:r w:rsidRPr="005C3DD2">
          <w:rPr>
            <w:b/>
            <w:u w:val="single"/>
          </w:rPr>
          <w:t xml:space="preserve">3. </w:t>
        </w:r>
        <w:r>
          <w:rPr>
            <w:b/>
            <w:u w:val="single"/>
          </w:rPr>
          <w:t xml:space="preserve">User </w:t>
        </w:r>
        <w:r w:rsidRPr="005C3DD2">
          <w:rPr>
            <w:b/>
            <w:u w:val="single"/>
          </w:rPr>
          <w:t>Test Form</w:t>
        </w:r>
      </w:ins>
    </w:p>
    <w:tbl>
      <w:tblPr>
        <w:tblW w:w="10515" w:type="dxa"/>
        <w:tblLook w:val="04A0" w:firstRow="1" w:lastRow="0" w:firstColumn="1" w:lastColumn="0" w:noHBand="0" w:noVBand="1"/>
      </w:tblPr>
      <w:tblGrid>
        <w:gridCol w:w="2108"/>
        <w:gridCol w:w="1114"/>
        <w:gridCol w:w="4463"/>
        <w:gridCol w:w="2830"/>
      </w:tblGrid>
      <w:tr w:rsidR="00CF7EF9" w:rsidRPr="00C7454F" w:rsidTr="005C3DD2">
        <w:trPr>
          <w:trHeight w:val="222"/>
          <w:ins w:id="1664" w:author="Ryan" w:date="2017-04-10T07:05:00Z"/>
        </w:trPr>
        <w:tc>
          <w:tcPr>
            <w:tcW w:w="10515"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rPr>
                <w:ins w:id="1665" w:author="Ryan" w:date="2017-04-10T07:05:00Z"/>
                <w:rFonts w:ascii="Calibri" w:eastAsia="Times New Roman" w:hAnsi="Calibri" w:cs="Calibri"/>
                <w:b/>
                <w:bCs/>
                <w:color w:val="3F3F3F"/>
              </w:rPr>
            </w:pPr>
            <w:ins w:id="1666" w:author="Ryan" w:date="2017-04-10T07:05:00Z">
              <w:r w:rsidRPr="00C7454F">
                <w:rPr>
                  <w:rFonts w:ascii="Calibri" w:eastAsia="Times New Roman" w:hAnsi="Calibri" w:cs="Calibri"/>
                  <w:b/>
                  <w:bCs/>
                  <w:color w:val="3F3F3F"/>
                </w:rPr>
                <w:t>TEST DOCUMENTATION for FORM on page:  contact1.html</w:t>
              </w:r>
            </w:ins>
          </w:p>
        </w:tc>
      </w:tr>
      <w:tr w:rsidR="00CF7EF9" w:rsidRPr="00C7454F" w:rsidTr="005C3DD2">
        <w:trPr>
          <w:trHeight w:val="222"/>
          <w:ins w:id="1667" w:author="Ryan" w:date="2017-04-10T07:05:00Z"/>
        </w:trPr>
        <w:tc>
          <w:tcPr>
            <w:tcW w:w="210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68" w:author="Ryan" w:date="2017-04-10T07:05:00Z"/>
                <w:rFonts w:ascii="Calibri" w:eastAsia="Times New Roman" w:hAnsi="Calibri" w:cs="Calibri"/>
                <w:b/>
                <w:bCs/>
                <w:color w:val="3F3F3F"/>
              </w:rPr>
            </w:pPr>
            <w:ins w:id="1669" w:author="Ryan" w:date="2017-04-10T07:05:00Z">
              <w:r w:rsidRPr="00C7454F">
                <w:rPr>
                  <w:rFonts w:ascii="Calibri" w:eastAsia="Times New Roman" w:hAnsi="Calibri" w:cs="Calibri"/>
                  <w:b/>
                  <w:bCs/>
                  <w:color w:val="3F3F3F"/>
                </w:rPr>
                <w:t>Student</w:t>
              </w:r>
            </w:ins>
          </w:p>
        </w:tc>
        <w:tc>
          <w:tcPr>
            <w:tcW w:w="1114" w:type="dxa"/>
            <w:tcBorders>
              <w:top w:val="nil"/>
              <w:left w:val="nil"/>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70" w:author="Ryan" w:date="2017-04-10T07:05:00Z"/>
                <w:rFonts w:ascii="Calibri" w:eastAsia="Times New Roman" w:hAnsi="Calibri" w:cs="Calibri"/>
                <w:b/>
                <w:bCs/>
                <w:color w:val="3F3F3F"/>
              </w:rPr>
            </w:pPr>
            <w:ins w:id="1671" w:author="Ryan" w:date="2017-04-10T07:05:00Z">
              <w:r w:rsidRPr="00C7454F">
                <w:rPr>
                  <w:rFonts w:ascii="Calibri" w:eastAsia="Times New Roman" w:hAnsi="Calibri" w:cs="Calibri"/>
                  <w:b/>
                  <w:bCs/>
                  <w:color w:val="3F3F3F"/>
                </w:rPr>
                <w:t>Field ID</w:t>
              </w:r>
            </w:ins>
          </w:p>
        </w:tc>
        <w:tc>
          <w:tcPr>
            <w:tcW w:w="4463"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72" w:author="Ryan" w:date="2017-04-10T07:05:00Z"/>
                <w:rFonts w:ascii="Calibri" w:eastAsia="Times New Roman" w:hAnsi="Calibri" w:cs="Calibri"/>
                <w:b/>
                <w:bCs/>
                <w:color w:val="3F3F3F"/>
              </w:rPr>
            </w:pPr>
            <w:ins w:id="1673" w:author="Ryan" w:date="2017-04-10T07:05:00Z">
              <w:r w:rsidRPr="00C7454F">
                <w:rPr>
                  <w:rFonts w:ascii="Calibri" w:eastAsia="Times New Roman" w:hAnsi="Calibri" w:cs="Calibri"/>
                  <w:b/>
                  <w:bCs/>
                  <w:color w:val="3F3F3F"/>
                </w:rPr>
                <w:t>Problem</w:t>
              </w:r>
            </w:ins>
          </w:p>
        </w:tc>
        <w:tc>
          <w:tcPr>
            <w:tcW w:w="2828" w:type="dxa"/>
            <w:tcBorders>
              <w:top w:val="single" w:sz="4" w:space="0" w:color="3F3F3F"/>
              <w:left w:val="nil"/>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74" w:author="Ryan" w:date="2017-04-10T07:05:00Z"/>
                <w:rFonts w:ascii="Calibri" w:eastAsia="Times New Roman" w:hAnsi="Calibri" w:cs="Calibri"/>
                <w:b/>
                <w:bCs/>
                <w:color w:val="3F3F3F"/>
              </w:rPr>
            </w:pPr>
            <w:ins w:id="1675" w:author="Ryan" w:date="2017-04-10T07:05:00Z">
              <w:r w:rsidRPr="00C7454F">
                <w:rPr>
                  <w:rFonts w:ascii="Calibri" w:eastAsia="Times New Roman" w:hAnsi="Calibri" w:cs="Calibri"/>
                  <w:b/>
                  <w:bCs/>
                  <w:color w:val="3F3F3F"/>
                </w:rPr>
                <w:t>Improvements made</w:t>
              </w:r>
            </w:ins>
          </w:p>
        </w:tc>
      </w:tr>
      <w:tr w:rsidR="00CF7EF9" w:rsidRPr="00C7454F" w:rsidTr="005C3DD2">
        <w:trPr>
          <w:trHeight w:val="269"/>
          <w:ins w:id="1676" w:author="Ryan" w:date="2017-04-10T07:05: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77" w:author="Ryan" w:date="2017-04-10T07:05:00Z"/>
                <w:rFonts w:ascii="Calibri" w:eastAsia="Times New Roman" w:hAnsi="Calibri" w:cs="Calibri"/>
                <w:b/>
                <w:bCs/>
                <w:color w:val="3F3F3F"/>
              </w:rPr>
            </w:pPr>
            <w:ins w:id="1678" w:author="Ryan" w:date="2017-04-10T07:05:00Z">
              <w:r w:rsidRPr="00C7454F">
                <w:rPr>
                  <w:rFonts w:ascii="Calibri" w:eastAsia="Times New Roman" w:hAnsi="Calibri" w:cs="Calibri"/>
                  <w:b/>
                  <w:bCs/>
                  <w:color w:val="3F3F3F"/>
                </w:rPr>
                <w:t>Ian Lo</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5C3DD2">
            <w:pPr>
              <w:spacing w:after="0" w:line="240" w:lineRule="auto"/>
              <w:jc w:val="center"/>
              <w:rPr>
                <w:ins w:id="1679" w:author="Ryan" w:date="2017-04-10T07:05:00Z"/>
                <w:rFonts w:ascii="Calibri" w:eastAsia="Times New Roman" w:hAnsi="Calibri" w:cs="Calibri"/>
                <w:b/>
                <w:bCs/>
                <w:color w:val="3F3F3F"/>
              </w:rPr>
            </w:pPr>
            <w:ins w:id="1680" w:author="Ryan" w:date="2017-04-10T07:05: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81" w:author="Ryan" w:date="2017-04-10T07:05:00Z"/>
                <w:rFonts w:ascii="Calibri" w:eastAsia="Times New Roman" w:hAnsi="Calibri" w:cs="Calibri"/>
                <w:b/>
                <w:bCs/>
                <w:color w:val="3F3F3F"/>
              </w:rPr>
            </w:pPr>
            <w:ins w:id="1682" w:author="Ryan" w:date="2017-04-10T07:05:00Z">
              <w:r w:rsidRPr="00C7454F">
                <w:rPr>
                  <w:rFonts w:ascii="Calibri" w:eastAsia="Times New Roman" w:hAnsi="Calibri" w:cs="Calibri"/>
                  <w:b/>
                  <w:bCs/>
                  <w:color w:val="3F3F3F"/>
                </w:rPr>
                <w:t xml:space="preserve"> "Your opinions" form with the text inside isn't removed when using that input. The user had to remove the text to input his text.</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83" w:author="Ryan" w:date="2017-04-10T07:05:00Z"/>
                <w:rFonts w:ascii="Calibri" w:eastAsia="Times New Roman" w:hAnsi="Calibri" w:cs="Calibri"/>
                <w:b/>
                <w:bCs/>
                <w:color w:val="3F3F3F"/>
              </w:rPr>
            </w:pPr>
            <w:ins w:id="1684" w:author="Ryan" w:date="2017-04-10T07:05:00Z">
              <w:r w:rsidRPr="00C7454F">
                <w:rPr>
                  <w:rFonts w:ascii="Calibri" w:eastAsia="Times New Roman" w:hAnsi="Calibri" w:cs="Calibri"/>
                  <w:b/>
                  <w:bCs/>
                  <w:color w:val="3F3F3F"/>
                </w:rPr>
                <w:t>We fixed the problem by removing the text and used a placeholder instead.</w:t>
              </w:r>
            </w:ins>
          </w:p>
        </w:tc>
      </w:tr>
      <w:tr w:rsidR="00CF7EF9" w:rsidRPr="00C7454F" w:rsidTr="005C3DD2">
        <w:trPr>
          <w:trHeight w:val="450"/>
          <w:ins w:id="1685"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86"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87"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88"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89" w:author="Ryan" w:date="2017-04-10T07:05:00Z"/>
                <w:rFonts w:ascii="Calibri" w:eastAsia="Times New Roman" w:hAnsi="Calibri" w:cs="Calibri"/>
                <w:b/>
                <w:bCs/>
                <w:color w:val="3F3F3F"/>
              </w:rPr>
            </w:pPr>
          </w:p>
        </w:tc>
      </w:tr>
      <w:tr w:rsidR="00CF7EF9" w:rsidRPr="00C7454F" w:rsidTr="005C3DD2">
        <w:trPr>
          <w:trHeight w:val="450"/>
          <w:ins w:id="1690"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1"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2"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3"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4" w:author="Ryan" w:date="2017-04-10T07:05:00Z"/>
                <w:rFonts w:ascii="Calibri" w:eastAsia="Times New Roman" w:hAnsi="Calibri" w:cs="Calibri"/>
                <w:b/>
                <w:bCs/>
                <w:color w:val="3F3F3F"/>
              </w:rPr>
            </w:pPr>
          </w:p>
        </w:tc>
      </w:tr>
      <w:tr w:rsidR="00CF7EF9" w:rsidRPr="00C7454F" w:rsidTr="005C3DD2">
        <w:trPr>
          <w:trHeight w:val="269"/>
          <w:ins w:id="1695" w:author="Ryan" w:date="2017-04-10T07:05: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96" w:author="Ryan" w:date="2017-04-10T07:05:00Z"/>
                <w:rFonts w:ascii="Calibri" w:eastAsia="Times New Roman" w:hAnsi="Calibri" w:cs="Calibri"/>
                <w:b/>
                <w:bCs/>
                <w:color w:val="3F3F3F"/>
              </w:rPr>
            </w:pPr>
            <w:ins w:id="1697" w:author="Ryan" w:date="2017-04-10T07:05:00Z">
              <w:r w:rsidRPr="00C7454F">
                <w:rPr>
                  <w:rFonts w:ascii="Calibri" w:eastAsia="Times New Roman" w:hAnsi="Calibri" w:cs="Calibri"/>
                  <w:b/>
                  <w:bCs/>
                  <w:color w:val="3F3F3F"/>
                </w:rPr>
                <w:t>Akemi Haraguchi</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5C3DD2">
            <w:pPr>
              <w:spacing w:after="0" w:line="240" w:lineRule="auto"/>
              <w:jc w:val="center"/>
              <w:rPr>
                <w:ins w:id="1698" w:author="Ryan" w:date="2017-04-10T07:05:00Z"/>
                <w:rFonts w:ascii="Calibri" w:eastAsia="Times New Roman" w:hAnsi="Calibri" w:cs="Calibri"/>
                <w:b/>
                <w:bCs/>
                <w:color w:val="3F3F3F"/>
              </w:rPr>
            </w:pPr>
            <w:ins w:id="1699" w:author="Ryan" w:date="2017-04-10T07:05: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5C3DD2">
            <w:pPr>
              <w:spacing w:after="0" w:line="240" w:lineRule="auto"/>
              <w:jc w:val="center"/>
              <w:rPr>
                <w:ins w:id="1700" w:author="Ryan" w:date="2017-04-10T07:05:00Z"/>
                <w:rFonts w:ascii="Calibri" w:eastAsia="Times New Roman" w:hAnsi="Calibri" w:cs="Calibri"/>
                <w:b/>
                <w:bCs/>
                <w:color w:val="3F3F3F"/>
              </w:rPr>
            </w:pPr>
            <w:ins w:id="1701" w:author="Ryan" w:date="2017-04-10T07:05:00Z">
              <w:r w:rsidRPr="00C7454F">
                <w:rPr>
                  <w:rFonts w:ascii="Calibri" w:eastAsia="Times New Roman" w:hAnsi="Calibri" w:cs="Calibri"/>
                  <w:b/>
                  <w:bCs/>
                  <w:color w:val="3F3F3F"/>
                </w:rPr>
                <w:t>Once the user was finished using the form and hit submit, they were given an error page instead of the validation page.</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702" w:author="Ryan" w:date="2017-04-10T07:05:00Z"/>
                <w:rFonts w:ascii="Calibri" w:eastAsia="Times New Roman" w:hAnsi="Calibri" w:cs="Calibri"/>
                <w:b/>
                <w:bCs/>
                <w:color w:val="3F3F3F"/>
              </w:rPr>
            </w:pPr>
            <w:ins w:id="1703" w:author="Ryan" w:date="2017-04-10T07:05:00Z">
              <w:r w:rsidRPr="00C7454F">
                <w:rPr>
                  <w:rFonts w:ascii="Calibri" w:eastAsia="Times New Roman" w:hAnsi="Calibri" w:cs="Calibri"/>
                  <w:b/>
                  <w:bCs/>
                  <w:color w:val="3F3F3F"/>
                </w:rPr>
                <w:t>We removed the link that wasn't working and replaced it with a working link.</w:t>
              </w:r>
            </w:ins>
          </w:p>
        </w:tc>
      </w:tr>
      <w:tr w:rsidR="00CF7EF9" w:rsidRPr="00C7454F" w:rsidTr="005C3DD2">
        <w:trPr>
          <w:trHeight w:val="450"/>
          <w:ins w:id="1704"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05"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06"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07"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08" w:author="Ryan" w:date="2017-04-10T07:05:00Z"/>
                <w:rFonts w:ascii="Calibri" w:eastAsia="Times New Roman" w:hAnsi="Calibri" w:cs="Calibri"/>
                <w:b/>
                <w:bCs/>
                <w:color w:val="3F3F3F"/>
              </w:rPr>
            </w:pPr>
          </w:p>
        </w:tc>
      </w:tr>
      <w:tr w:rsidR="00CF7EF9" w:rsidRPr="00C7454F" w:rsidTr="005C3DD2">
        <w:trPr>
          <w:trHeight w:val="450"/>
          <w:ins w:id="1709"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0"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1"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2"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3" w:author="Ryan" w:date="2017-04-10T07:05:00Z"/>
                <w:rFonts w:ascii="Calibri" w:eastAsia="Times New Roman" w:hAnsi="Calibri" w:cs="Calibri"/>
                <w:b/>
                <w:bCs/>
                <w:color w:val="3F3F3F"/>
              </w:rPr>
            </w:pPr>
          </w:p>
        </w:tc>
      </w:tr>
    </w:tbl>
    <w:p w:rsidR="00CF7EF9" w:rsidRDefault="00CF7EF9">
      <w:pPr>
        <w:tabs>
          <w:tab w:val="left" w:pos="1305"/>
        </w:tabs>
        <w:jc w:val="center"/>
        <w:rPr>
          <w:ins w:id="1714" w:author="Ryan" w:date="2017-04-10T07:05:00Z"/>
          <w:sz w:val="32"/>
          <w:szCs w:val="32"/>
        </w:rPr>
        <w:pPrChange w:id="1715" w:author="Ryan" w:date="2017-02-16T22:20:00Z">
          <w:pPr/>
        </w:pPrChange>
      </w:pPr>
    </w:p>
    <w:p w:rsidR="00CF7EF9" w:rsidRPr="005C3DD2" w:rsidRDefault="00CF7EF9" w:rsidP="00CF7EF9">
      <w:pPr>
        <w:rPr>
          <w:ins w:id="1716" w:author="Ryan" w:date="2017-04-10T07:05:00Z"/>
          <w:b/>
          <w:u w:val="single"/>
        </w:rPr>
      </w:pPr>
      <w:ins w:id="1717" w:author="Ryan" w:date="2017-04-10T07:05:00Z">
        <w:r>
          <w:rPr>
            <w:b/>
            <w:u w:val="single"/>
          </w:rPr>
          <w:t>4.</w:t>
        </w:r>
        <w:r w:rsidRPr="005C3DD2">
          <w:rPr>
            <w:b/>
            <w:u w:val="single"/>
          </w:rPr>
          <w:t xml:space="preserve"> Javascript or jquery third party widget</w:t>
        </w:r>
      </w:ins>
    </w:p>
    <w:p w:rsidR="00CF7EF9" w:rsidRDefault="00CF7EF9" w:rsidP="00CF7EF9">
      <w:pPr>
        <w:rPr>
          <w:ins w:id="1718" w:author="Ryan" w:date="2017-04-10T07:05:00Z"/>
        </w:rPr>
      </w:pPr>
      <w:ins w:id="1719" w:author="Ryan" w:date="2017-04-10T07:05:00Z">
        <w:r>
          <w:t xml:space="preserve">For our third-party JavaScript widget, we’ve decided to go with a scroll-up functionality onto our website because one the index.html page the user will scroll down seeing a lot of our articles. For convenience </w:t>
        </w:r>
        <w:r>
          <w:lastRenderedPageBreak/>
          <w:t xml:space="preserve">sake, we’ve made it a little easier for our user to press a button and it will auto-scroll back to the top of the page. </w:t>
        </w:r>
      </w:ins>
    </w:p>
    <w:p w:rsidR="00CF7EF9" w:rsidRDefault="00CF7EF9" w:rsidP="00CF7EF9">
      <w:pPr>
        <w:rPr>
          <w:ins w:id="1720" w:author="Ryan" w:date="2017-04-10T07:05:00Z"/>
        </w:rPr>
      </w:pPr>
      <w:ins w:id="1721" w:author="Ryan" w:date="2017-04-10T07:05:00Z">
        <w:r>
          <w:t>We’ve previously implemented a 3</w:t>
        </w:r>
        <w:r w:rsidRPr="005C3DD2">
          <w:rPr>
            <w:vertAlign w:val="superscript"/>
          </w:rPr>
          <w:t>rd</w:t>
        </w:r>
        <w:r>
          <w:t xml:space="preserve"> party widget and that is the Google map. We felt it was worth mentioning even though our main focus was the scroll-up button.</w:t>
        </w:r>
      </w:ins>
    </w:p>
    <w:p w:rsidR="00CF7EF9" w:rsidRPr="005C3DD2" w:rsidRDefault="00CF7EF9" w:rsidP="00CF7EF9">
      <w:pPr>
        <w:rPr>
          <w:ins w:id="1722" w:author="Ryan" w:date="2017-04-10T07:05:00Z"/>
          <w:b/>
          <w:u w:val="single"/>
        </w:rPr>
      </w:pPr>
      <w:ins w:id="1723" w:author="Ryan" w:date="2017-04-10T07:05:00Z">
        <w:r w:rsidRPr="005C3DD2">
          <w:rPr>
            <w:b/>
            <w:u w:val="single"/>
          </w:rPr>
          <w:t>Additional Work</w:t>
        </w:r>
      </w:ins>
    </w:p>
    <w:p w:rsidR="00CF7EF9" w:rsidRDefault="00CF7EF9" w:rsidP="00CF7EF9">
      <w:pPr>
        <w:pStyle w:val="ListParagraph"/>
        <w:numPr>
          <w:ilvl w:val="0"/>
          <w:numId w:val="5"/>
        </w:numPr>
        <w:rPr>
          <w:ins w:id="1724" w:author="Ryan" w:date="2017-04-10T07:05:00Z"/>
        </w:rPr>
      </w:pPr>
      <w:ins w:id="1725" w:author="Ryan" w:date="2017-04-10T07:05:00Z">
        <w:r>
          <w:t>Implementing the new fonts</w:t>
        </w:r>
      </w:ins>
    </w:p>
    <w:p w:rsidR="00CF7EF9" w:rsidRDefault="00CF7EF9" w:rsidP="00CF7EF9">
      <w:pPr>
        <w:pStyle w:val="ListParagraph"/>
        <w:numPr>
          <w:ilvl w:val="0"/>
          <w:numId w:val="5"/>
        </w:numPr>
        <w:rPr>
          <w:ins w:id="1726" w:author="Ryan" w:date="2017-04-10T07:05:00Z"/>
        </w:rPr>
      </w:pPr>
      <w:ins w:id="1727" w:author="Ryan" w:date="2017-04-10T07:05:00Z">
        <w:r>
          <w:t>Centering the drop-down menu options</w:t>
        </w:r>
      </w:ins>
    </w:p>
    <w:p w:rsidR="00CF7EF9" w:rsidRDefault="00CF7EF9" w:rsidP="00CF7EF9">
      <w:pPr>
        <w:pStyle w:val="ListParagraph"/>
        <w:numPr>
          <w:ilvl w:val="0"/>
          <w:numId w:val="5"/>
        </w:numPr>
        <w:rPr>
          <w:ins w:id="1728" w:author="Ryan" w:date="2017-04-10T07:05:00Z"/>
        </w:rPr>
      </w:pPr>
      <w:ins w:id="1729" w:author="Ryan" w:date="2017-04-10T07:05:00Z">
        <w:r>
          <w:t>Possible rework of the article page</w:t>
        </w:r>
      </w:ins>
    </w:p>
    <w:p w:rsidR="00CF7EF9" w:rsidRDefault="00CF7EF9" w:rsidP="00CF7EF9">
      <w:pPr>
        <w:pStyle w:val="ListParagraph"/>
        <w:numPr>
          <w:ilvl w:val="0"/>
          <w:numId w:val="5"/>
        </w:numPr>
        <w:rPr>
          <w:ins w:id="1730" w:author="Ryan" w:date="2017-04-10T07:05:00Z"/>
        </w:rPr>
      </w:pPr>
      <w:ins w:id="1731" w:author="Ryan" w:date="2017-04-10T07:05:00Z">
        <w:r>
          <w:t>Adding more article links to the front page</w:t>
        </w:r>
      </w:ins>
    </w:p>
    <w:p w:rsidR="00CF7EF9" w:rsidRDefault="00CF7EF9" w:rsidP="00CF7EF9">
      <w:pPr>
        <w:pStyle w:val="ListParagraph"/>
        <w:numPr>
          <w:ilvl w:val="0"/>
          <w:numId w:val="5"/>
        </w:numPr>
        <w:rPr>
          <w:ins w:id="1732" w:author="Ryan" w:date="2017-04-10T07:05:00Z"/>
        </w:rPr>
      </w:pPr>
      <w:ins w:id="1733" w:author="Ryan" w:date="2017-04-10T07:05:00Z">
        <w:r>
          <w:t>The document needs a bit more work</w:t>
        </w:r>
      </w:ins>
    </w:p>
    <w:p w:rsidR="00CF7EF9" w:rsidRDefault="00CF7EF9" w:rsidP="00CF7EF9">
      <w:pPr>
        <w:rPr>
          <w:ins w:id="1734" w:author="Ryan" w:date="2017-04-10T07:05:00Z"/>
          <w:b/>
          <w:u w:val="single"/>
        </w:rPr>
      </w:pPr>
      <w:ins w:id="1735" w:author="Ryan" w:date="2017-04-10T07:05:00Z">
        <w:r w:rsidRPr="005C3DD2">
          <w:rPr>
            <w:b/>
            <w:u w:val="single"/>
          </w:rPr>
          <w:t>Known Issues</w:t>
        </w:r>
      </w:ins>
    </w:p>
    <w:p w:rsidR="00CF7EF9" w:rsidRDefault="00CF7EF9" w:rsidP="00CF7EF9">
      <w:pPr>
        <w:pStyle w:val="ListParagraph"/>
        <w:numPr>
          <w:ilvl w:val="0"/>
          <w:numId w:val="2"/>
        </w:numPr>
        <w:rPr>
          <w:ins w:id="1736" w:author="Ryan" w:date="2017-04-10T07:05:00Z"/>
        </w:rPr>
      </w:pPr>
      <w:ins w:id="1737" w:author="Ryan" w:date="2017-04-10T07:05:00Z">
        <w:r>
          <w:t>Drop down menu items is still not centered</w:t>
        </w:r>
      </w:ins>
    </w:p>
    <w:p w:rsidR="00CF7EF9" w:rsidRDefault="00CF7EF9" w:rsidP="00CF7EF9">
      <w:pPr>
        <w:pStyle w:val="ListParagraph"/>
        <w:numPr>
          <w:ilvl w:val="0"/>
          <w:numId w:val="2"/>
        </w:numPr>
        <w:rPr>
          <w:ins w:id="1738" w:author="Ryan" w:date="2017-04-10T07:05:00Z"/>
        </w:rPr>
      </w:pPr>
      <w:ins w:id="1739" w:author="Ryan" w:date="2017-04-10T07:05:00Z">
        <w:r>
          <w:t>Margin issues that show unintended white space on the website</w:t>
        </w:r>
      </w:ins>
    </w:p>
    <w:p w:rsidR="00CF7EF9" w:rsidRDefault="00CF7EF9" w:rsidP="00CF7EF9">
      <w:pPr>
        <w:pStyle w:val="ListParagraph"/>
        <w:numPr>
          <w:ilvl w:val="0"/>
          <w:numId w:val="2"/>
        </w:numPr>
        <w:rPr>
          <w:ins w:id="1740" w:author="Ryan" w:date="2017-04-10T07:05:00Z"/>
        </w:rPr>
      </w:pPr>
      <w:ins w:id="1741" w:author="Ryan" w:date="2017-04-10T07:05:00Z">
        <w:r>
          <w:t>Background picture shows more white space than intended</w:t>
        </w:r>
      </w:ins>
    </w:p>
    <w:p w:rsidR="00CF7EF9" w:rsidRDefault="00CF7EF9" w:rsidP="00CF7EF9">
      <w:pPr>
        <w:pStyle w:val="ListParagraph"/>
        <w:numPr>
          <w:ilvl w:val="0"/>
          <w:numId w:val="2"/>
        </w:numPr>
        <w:rPr>
          <w:ins w:id="1742" w:author="Ryan" w:date="2017-04-10T07:05:00Z"/>
        </w:rPr>
      </w:pPr>
      <w:ins w:id="1743" w:author="Ryan" w:date="2017-04-10T07:05:00Z">
        <w:r>
          <w:t>Mobile page is no looking the way it’s supposed too</w:t>
        </w:r>
      </w:ins>
    </w:p>
    <w:p w:rsidR="00CF7EF9" w:rsidRDefault="00CF7EF9" w:rsidP="00CF7EF9">
      <w:pPr>
        <w:rPr>
          <w:ins w:id="1744" w:author="Ryan" w:date="2017-04-10T07:05:00Z"/>
          <w:b/>
          <w:u w:val="single"/>
        </w:rPr>
      </w:pPr>
      <w:ins w:id="1745" w:author="Ryan" w:date="2017-04-10T07:05:00Z">
        <w:r w:rsidRPr="005C3DD2">
          <w:rPr>
            <w:b/>
            <w:u w:val="single"/>
          </w:rPr>
          <w:t>Completed Items for Milestone 4</w:t>
        </w:r>
      </w:ins>
    </w:p>
    <w:p w:rsidR="00CF7EF9" w:rsidRPr="005C3DD2" w:rsidRDefault="00CF7EF9" w:rsidP="00CF7EF9">
      <w:pPr>
        <w:pStyle w:val="ListParagraph"/>
        <w:numPr>
          <w:ilvl w:val="0"/>
          <w:numId w:val="6"/>
        </w:numPr>
        <w:rPr>
          <w:ins w:id="1746" w:author="Ryan" w:date="2017-04-10T07:05:00Z"/>
          <w:b/>
          <w:u w:val="single"/>
        </w:rPr>
      </w:pPr>
      <w:ins w:id="1747" w:author="Ryan" w:date="2017-04-10T07:05:00Z">
        <w:r>
          <w:t>Defined validation requirements</w:t>
        </w:r>
      </w:ins>
    </w:p>
    <w:p w:rsidR="00CF7EF9" w:rsidRPr="005C3DD2" w:rsidRDefault="00CF7EF9" w:rsidP="00CF7EF9">
      <w:pPr>
        <w:pStyle w:val="ListParagraph"/>
        <w:numPr>
          <w:ilvl w:val="0"/>
          <w:numId w:val="6"/>
        </w:numPr>
        <w:rPr>
          <w:ins w:id="1748" w:author="Ryan" w:date="2017-04-10T07:05:00Z"/>
          <w:b/>
          <w:u w:val="single"/>
        </w:rPr>
      </w:pPr>
      <w:ins w:id="1749" w:author="Ryan" w:date="2017-04-10T07:05:00Z">
        <w:r>
          <w:t>Implemented validation requirements</w:t>
        </w:r>
      </w:ins>
    </w:p>
    <w:p w:rsidR="00CF7EF9" w:rsidRPr="005C3DD2" w:rsidRDefault="00CF7EF9" w:rsidP="00CF7EF9">
      <w:pPr>
        <w:pStyle w:val="ListParagraph"/>
        <w:numPr>
          <w:ilvl w:val="0"/>
          <w:numId w:val="6"/>
        </w:numPr>
        <w:rPr>
          <w:ins w:id="1750" w:author="Ryan" w:date="2017-04-10T07:05:00Z"/>
          <w:b/>
          <w:u w:val="single"/>
        </w:rPr>
      </w:pPr>
      <w:ins w:id="1751" w:author="Ryan" w:date="2017-04-10T07:05:00Z">
        <w:r>
          <w:t>User test form</w:t>
        </w:r>
      </w:ins>
    </w:p>
    <w:p w:rsidR="00CF7EF9" w:rsidRPr="005C3DD2" w:rsidRDefault="00CF7EF9" w:rsidP="00CF7EF9">
      <w:pPr>
        <w:pStyle w:val="ListParagraph"/>
        <w:numPr>
          <w:ilvl w:val="0"/>
          <w:numId w:val="6"/>
        </w:numPr>
        <w:rPr>
          <w:ins w:id="1752" w:author="Ryan" w:date="2017-04-10T07:05:00Z"/>
          <w:b/>
          <w:u w:val="single"/>
        </w:rPr>
      </w:pPr>
      <w:ins w:id="1753" w:author="Ryan" w:date="2017-04-10T07:05:00Z">
        <w:r>
          <w:t>3</w:t>
        </w:r>
        <w:r w:rsidRPr="005C3DD2">
          <w:rPr>
            <w:vertAlign w:val="superscript"/>
          </w:rPr>
          <w:t>rd</w:t>
        </w:r>
        <w:r>
          <w:t xml:space="preserve"> party JavaScript/jQuery widgets</w:t>
        </w:r>
      </w:ins>
    </w:p>
    <w:p w:rsidR="00CF7EF9" w:rsidRPr="005C3DD2" w:rsidRDefault="00CF7EF9" w:rsidP="00CF7EF9">
      <w:pPr>
        <w:pStyle w:val="ListParagraph"/>
        <w:numPr>
          <w:ilvl w:val="0"/>
          <w:numId w:val="6"/>
        </w:numPr>
        <w:rPr>
          <w:ins w:id="1754" w:author="Ryan" w:date="2017-04-10T07:05:00Z"/>
          <w:b/>
          <w:u w:val="single"/>
        </w:rPr>
      </w:pPr>
      <w:ins w:id="1755" w:author="Ryan" w:date="2017-04-10T07:05:00Z">
        <w:r>
          <w:t>Tested site without JavaScript</w:t>
        </w:r>
      </w:ins>
    </w:p>
    <w:p w:rsidR="00CF7EF9" w:rsidRPr="005C3DD2" w:rsidRDefault="00CF7EF9" w:rsidP="00CF7EF9">
      <w:pPr>
        <w:pStyle w:val="ListParagraph"/>
        <w:numPr>
          <w:ilvl w:val="0"/>
          <w:numId w:val="6"/>
        </w:numPr>
        <w:rPr>
          <w:ins w:id="1756" w:author="Ryan" w:date="2017-04-10T07:05:00Z"/>
          <w:b/>
          <w:u w:val="single"/>
        </w:rPr>
      </w:pPr>
      <w:ins w:id="1757" w:author="Ryan" w:date="2017-04-10T07:05:00Z">
        <w:r>
          <w:t>Published site and tested it</w:t>
        </w:r>
      </w:ins>
    </w:p>
    <w:p w:rsidR="00CF7EF9" w:rsidRDefault="00CF7EF9">
      <w:pPr>
        <w:tabs>
          <w:tab w:val="left" w:pos="1305"/>
        </w:tabs>
        <w:jc w:val="center"/>
        <w:rPr>
          <w:ins w:id="1758" w:author="Ryan" w:date="2017-03-23T20:33:00Z"/>
          <w:sz w:val="32"/>
          <w:szCs w:val="32"/>
        </w:rPr>
        <w:pPrChange w:id="1759" w:author="Ryan" w:date="2017-02-16T22:20:00Z">
          <w:pPr/>
        </w:pPrChange>
      </w:pPr>
    </w:p>
    <w:p w:rsidR="008A465E" w:rsidDel="00C36D81" w:rsidRDefault="00BC7888">
      <w:pPr>
        <w:jc w:val="center"/>
        <w:rPr>
          <w:ins w:id="1760" w:author="Ryan" w:date="2017-02-01T19:22:00Z"/>
          <w:del w:id="1761" w:author="yanhwan@gmail.com" w:date="2017-02-16T17:20:00Z"/>
          <w:sz w:val="32"/>
          <w:szCs w:val="32"/>
        </w:rPr>
        <w:pPrChange w:id="1762" w:author="Ryan" w:date="2017-02-16T22:20:00Z">
          <w:pPr/>
        </w:pPrChange>
      </w:pPr>
      <w:ins w:id="1763" w:author="Ryan" w:date="2017-02-16T22:20:00Z">
        <w:r>
          <w:rPr>
            <w:sz w:val="32"/>
            <w:szCs w:val="32"/>
          </w:rPr>
          <w:t>End of Appendix</w:t>
        </w:r>
      </w:ins>
      <w:ins w:id="1764" w:author="Ryan" w:date="2017-02-01T19:22:00Z">
        <w:del w:id="1765" w:author="yanhwan@gmail.com" w:date="2017-02-16T17:20:00Z">
          <w:r w:rsidR="00EE15D0" w:rsidDel="00C36D81">
            <w:rPr>
              <w:sz w:val="32"/>
              <w:szCs w:val="32"/>
            </w:rPr>
            <w:tab/>
          </w:r>
        </w:del>
      </w:ins>
      <w:ins w:id="1766" w:author="Ryan" w:date="2017-02-12T14:14:00Z">
        <w:del w:id="1767" w:author="yanhwan@gmail.com" w:date="2017-02-16T17:05:00Z">
          <w:r w:rsidR="00CF7EF9">
            <w:rPr>
              <w:sz w:val="32"/>
              <w:szCs w:val="32"/>
            </w:rPr>
            <w:pict>
              <v:shape id="_x0000_i1026" type="#_x0000_t75" style="width:467.25pt;height:595.5pt">
                <v:imagedata r:id="rId44" o:title="sign up pop up"/>
              </v:shape>
            </w:pict>
          </w:r>
          <w:r w:rsidR="00CF7EF9">
            <w:rPr>
              <w:sz w:val="32"/>
              <w:szCs w:val="32"/>
            </w:rPr>
            <w:pict>
              <v:shape id="_x0000_i1027" type="#_x0000_t75" style="width:467.25pt;height:595.5pt">
                <v:imagedata r:id="rId45" o:title="main page"/>
              </v:shape>
            </w:pict>
          </w:r>
          <w:r w:rsidR="00CF7EF9">
            <w:rPr>
              <w:sz w:val="32"/>
              <w:szCs w:val="32"/>
            </w:rPr>
            <w:pict>
              <v:shape id="_x0000_i1028" type="#_x0000_t75" style="width:467.25pt;height:595.5pt">
                <v:imagedata r:id="rId46" o:title="specific category for game news"/>
              </v:shape>
            </w:pict>
          </w:r>
        </w:del>
      </w:ins>
      <w:ins w:id="1768" w:author="Ryan" w:date="2017-02-12T14:15:00Z">
        <w:del w:id="1769" w:author="yanhwan@gmail.com" w:date="2017-02-16T17:05:00Z">
          <w:r w:rsidR="00CF7EF9">
            <w:rPr>
              <w:sz w:val="32"/>
              <w:szCs w:val="32"/>
            </w:rPr>
            <w:pict>
              <v:shape id="_x0000_i1029" type="#_x0000_t75" style="width:467.25pt;height:595.5pt">
                <v:imagedata r:id="rId46" o:title="specific category for game news"/>
              </v:shape>
            </w:pict>
          </w:r>
        </w:del>
      </w:ins>
    </w:p>
    <w:p w:rsidR="00EE15D0" w:rsidRPr="00EE15D0" w:rsidRDefault="00163BBD">
      <w:pPr>
        <w:tabs>
          <w:tab w:val="left" w:pos="1305"/>
        </w:tabs>
        <w:jc w:val="center"/>
        <w:rPr>
          <w:sz w:val="32"/>
          <w:szCs w:val="32"/>
        </w:rPr>
        <w:pPrChange w:id="1770" w:author="Ryan" w:date="2017-02-16T22:20:00Z">
          <w:pPr/>
        </w:pPrChange>
      </w:pPr>
      <w:del w:id="1771"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47" o:title=""/>
              <w10:wrap type="square"/>
            </v:shape>
            <o:OLEObject Type="Embed" ProgID="Word.Document.12" ShapeID="_x0000_s1026" DrawAspect="Icon" ObjectID="_1553314181" r:id="rId48">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85E3C"/>
    <w:multiLevelType w:val="hybridMultilevel"/>
    <w:tmpl w:val="F48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670A7"/>
    <w:multiLevelType w:val="hybridMultilevel"/>
    <w:tmpl w:val="EA52E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82F73"/>
    <w:multiLevelType w:val="hybridMultilevel"/>
    <w:tmpl w:val="1206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662B"/>
    <w:rsid w:val="000977D5"/>
    <w:rsid w:val="000D14D2"/>
    <w:rsid w:val="000D4812"/>
    <w:rsid w:val="000E0783"/>
    <w:rsid w:val="001068EB"/>
    <w:rsid w:val="001540F3"/>
    <w:rsid w:val="00163BBD"/>
    <w:rsid w:val="00175DC0"/>
    <w:rsid w:val="001A09CC"/>
    <w:rsid w:val="001E664B"/>
    <w:rsid w:val="00237CD8"/>
    <w:rsid w:val="0024259E"/>
    <w:rsid w:val="00350CB5"/>
    <w:rsid w:val="003A124D"/>
    <w:rsid w:val="003B78FF"/>
    <w:rsid w:val="004079EB"/>
    <w:rsid w:val="00420686"/>
    <w:rsid w:val="004251B8"/>
    <w:rsid w:val="0054349B"/>
    <w:rsid w:val="005538DB"/>
    <w:rsid w:val="0056177B"/>
    <w:rsid w:val="005706AA"/>
    <w:rsid w:val="00645BF5"/>
    <w:rsid w:val="0068196D"/>
    <w:rsid w:val="006C7D4F"/>
    <w:rsid w:val="007220F8"/>
    <w:rsid w:val="007245D9"/>
    <w:rsid w:val="0075461E"/>
    <w:rsid w:val="007566C8"/>
    <w:rsid w:val="00764D28"/>
    <w:rsid w:val="00780132"/>
    <w:rsid w:val="00780D1E"/>
    <w:rsid w:val="0078622D"/>
    <w:rsid w:val="007A76EC"/>
    <w:rsid w:val="007B1076"/>
    <w:rsid w:val="007C2566"/>
    <w:rsid w:val="007D45A8"/>
    <w:rsid w:val="007E3482"/>
    <w:rsid w:val="00855D26"/>
    <w:rsid w:val="00865300"/>
    <w:rsid w:val="008906E4"/>
    <w:rsid w:val="008A465E"/>
    <w:rsid w:val="008C52EE"/>
    <w:rsid w:val="008C6D3C"/>
    <w:rsid w:val="008D4A9F"/>
    <w:rsid w:val="008D4FDC"/>
    <w:rsid w:val="00935179"/>
    <w:rsid w:val="009C5ABE"/>
    <w:rsid w:val="009D5A2B"/>
    <w:rsid w:val="00A14252"/>
    <w:rsid w:val="00A22E7C"/>
    <w:rsid w:val="00A625FF"/>
    <w:rsid w:val="00A77BA2"/>
    <w:rsid w:val="00AC4A99"/>
    <w:rsid w:val="00B1158A"/>
    <w:rsid w:val="00B4146E"/>
    <w:rsid w:val="00B44622"/>
    <w:rsid w:val="00B51A59"/>
    <w:rsid w:val="00B548BD"/>
    <w:rsid w:val="00B60058"/>
    <w:rsid w:val="00BA36A5"/>
    <w:rsid w:val="00BC7888"/>
    <w:rsid w:val="00BE5F68"/>
    <w:rsid w:val="00C15E87"/>
    <w:rsid w:val="00C30493"/>
    <w:rsid w:val="00C36D81"/>
    <w:rsid w:val="00C65D8D"/>
    <w:rsid w:val="00C7454F"/>
    <w:rsid w:val="00C9400B"/>
    <w:rsid w:val="00CF7EF9"/>
    <w:rsid w:val="00D11348"/>
    <w:rsid w:val="00D332D2"/>
    <w:rsid w:val="00D56A7D"/>
    <w:rsid w:val="00D63530"/>
    <w:rsid w:val="00D71388"/>
    <w:rsid w:val="00E07D84"/>
    <w:rsid w:val="00E37E0A"/>
    <w:rsid w:val="00E44667"/>
    <w:rsid w:val="00E52C8B"/>
    <w:rsid w:val="00EA3211"/>
    <w:rsid w:val="00EA4DFE"/>
    <w:rsid w:val="00EE15D0"/>
    <w:rsid w:val="00EE3640"/>
    <w:rsid w:val="00EF7C47"/>
    <w:rsid w:val="00F0087D"/>
    <w:rsid w:val="00F20E3E"/>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0C1A60"/>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 w:type="paragraph" w:styleId="Revision">
    <w:name w:val="Revision"/>
    <w:hidden/>
    <w:uiPriority w:val="99"/>
    <w:semiHidden/>
    <w:rsid w:val="00F008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99860">
      <w:bodyDiv w:val="1"/>
      <w:marLeft w:val="0"/>
      <w:marRight w:val="0"/>
      <w:marTop w:val="0"/>
      <w:marBottom w:val="0"/>
      <w:divBdr>
        <w:top w:val="none" w:sz="0" w:space="0" w:color="auto"/>
        <w:left w:val="none" w:sz="0" w:space="0" w:color="auto"/>
        <w:bottom w:val="none" w:sz="0" w:space="0" w:color="auto"/>
        <w:right w:val="none" w:sz="0" w:space="0" w:color="auto"/>
      </w:divBdr>
    </w:div>
    <w:div w:id="160742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emf"/><Relationship Id="rId50" Type="http://schemas.microsoft.com/office/2011/relationships/people" Target="people.xml"/><Relationship Id="rId7" Type="http://schemas.openxmlformats.org/officeDocument/2006/relationships/hyperlink" Target="https://twitter.com/"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ca.ign.com/" TargetMode="External"/><Relationship Id="rId11" Type="http://schemas.openxmlformats.org/officeDocument/2006/relationships/diagramColors" Target="diagrams/colors1.xm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package" Target="embeddings/Microsoft_Word_Document.docx"/><Relationship Id="rId8" Type="http://schemas.openxmlformats.org/officeDocument/2006/relationships/diagramData" Target="diagrams/data1.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F44C-F300-4204-8899-D08AA852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3267</Words>
  <Characters>18626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4</cp:revision>
  <dcterms:created xsi:type="dcterms:W3CDTF">2017-04-10T14:21:00Z</dcterms:created>
  <dcterms:modified xsi:type="dcterms:W3CDTF">2017-04-10T14:23:00Z</dcterms:modified>
</cp:coreProperties>
</file>